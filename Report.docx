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41315" w14:textId="435B11F8" w:rsidR="00E42218" w:rsidRPr="003F13B4" w:rsidRDefault="00485923">
      <w:pPr>
        <w:pStyle w:val="Heading1"/>
        <w:rPr>
          <w:sz w:val="48"/>
          <w:rPrChange w:id="0" w:author="Abhishek Deep Nigam" w:date="2015-11-09T20:52:00Z">
            <w:rPr/>
          </w:rPrChange>
        </w:rPr>
      </w:pPr>
      <w:r w:rsidRPr="003F13B4">
        <w:rPr>
          <w:sz w:val="48"/>
          <w:rPrChange w:id="1" w:author="Abhishek Deep Nigam" w:date="2015-11-09T20:52:00Z">
            <w:rPr/>
          </w:rPrChange>
        </w:rPr>
        <w:t xml:space="preserve">CS 440: </w:t>
      </w:r>
      <w:del w:id="2" w:author="Abhishek Deep Nigam" w:date="2015-11-09T20:51:00Z">
        <w:r w:rsidRPr="003F13B4" w:rsidDel="003F13B4">
          <w:rPr>
            <w:sz w:val="48"/>
            <w:rPrChange w:id="3" w:author="Abhishek Deep Nigam" w:date="2015-11-09T20:52:00Z">
              <w:rPr/>
            </w:rPrChange>
          </w:rPr>
          <w:delText>CSPs and Games</w:delText>
        </w:r>
      </w:del>
      <w:ins w:id="4" w:author="Abhishek Deep Nigam" w:date="2015-11-09T20:51:00Z">
        <w:r w:rsidR="003F13B4" w:rsidRPr="003F13B4">
          <w:rPr>
            <w:sz w:val="48"/>
            <w:rPrChange w:id="5" w:author="Abhishek Deep Nigam" w:date="2015-11-09T20:52:00Z">
              <w:rPr/>
            </w:rPrChange>
          </w:rPr>
          <w:t>naïve Bayes Classification</w:t>
        </w:r>
      </w:ins>
    </w:p>
    <w:p w14:paraId="044CFC33" w14:textId="77777777" w:rsidR="00E42218" w:rsidRDefault="00E42218"/>
    <w:p w14:paraId="1873F5C4" w14:textId="333D50A1" w:rsidR="00E42218" w:rsidRDefault="00485923">
      <w:pPr>
        <w:pStyle w:val="Heading2"/>
        <w:rPr>
          <w:ins w:id="6" w:author="Abhishek Deep Nigam" w:date="2015-10-21T23:54:00Z"/>
        </w:rPr>
      </w:pPr>
      <w:ins w:id="7" w:author="Abhishek Deep Nigam" w:date="2015-10-21T23:54:00Z">
        <w:r>
          <w:t xml:space="preserve">Part 1: </w:t>
        </w:r>
      </w:ins>
      <w:ins w:id="8" w:author="Abhishek Deep Nigam" w:date="2015-11-09T20:52:00Z">
        <w:r w:rsidR="003F13B4">
          <w:t>Digit Classification</w:t>
        </w:r>
      </w:ins>
    </w:p>
    <w:p w14:paraId="33A80D63" w14:textId="23F1E907" w:rsidR="00485923" w:rsidRPr="00485923" w:rsidRDefault="003F13B4">
      <w:pPr>
        <w:pStyle w:val="Heading3"/>
        <w:numPr>
          <w:ilvl w:val="1"/>
          <w:numId w:val="9"/>
        </w:numPr>
        <w:rPr>
          <w:rPrChange w:id="9" w:author="Abhishek Deep Nigam" w:date="2015-10-21T23:56:00Z">
            <w:rPr>
              <w:rFonts w:asciiTheme="minorHAnsi" w:eastAsiaTheme="minorHAnsi" w:hAnsiTheme="minorHAnsi" w:cstheme="minorBidi"/>
              <w:color w:val="7F7F7F" w:themeColor="text1" w:themeTint="80"/>
              <w:sz w:val="24"/>
            </w:rPr>
          </w:rPrChange>
        </w:rPr>
        <w:pPrChange w:id="10" w:author="Abhishek Deep Nigam" w:date="2015-10-21T23:55:00Z">
          <w:pPr>
            <w:pStyle w:val="Heading3"/>
          </w:pPr>
        </w:pPrChange>
      </w:pPr>
      <w:ins w:id="11" w:author="Abhishek Deep Nigam" w:date="2015-11-09T20:52:00Z">
        <w:r>
          <w:t>Single Pixels as Features</w:t>
        </w:r>
      </w:ins>
    </w:p>
    <w:p w14:paraId="379DFD22" w14:textId="7F70E3E3" w:rsidR="00E62268" w:rsidRDefault="00E62268">
      <w:pPr>
        <w:rPr>
          <w:ins w:id="12" w:author="Abhishek Deep Nigam" w:date="2015-11-15T17:11:00Z"/>
        </w:rPr>
        <w:pPrChange w:id="13" w:author="Abhishek Deep Nigam" w:date="2015-11-09T20:52:00Z">
          <w:pPr>
            <w:pStyle w:val="Heading3"/>
          </w:pPr>
        </w:pPrChange>
      </w:pPr>
      <w:ins w:id="14" w:author="Abhishek Deep Nigam" w:date="2015-11-15T17:11:00Z">
        <w:r>
          <w:t xml:space="preserve">Our implementation is quite simple. We created an object that would hold matrices for the binary 0 (white) and 1 (black) for each class. </w:t>
        </w:r>
      </w:ins>
      <w:ins w:id="15" w:author="Abhishek Deep Nigam" w:date="2015-11-15T17:13:00Z">
        <w:r>
          <w:t xml:space="preserve">These matrices would be the size of an image. This meant that when we encountered a feature, we could simply find that exact location in a specific matrix and increment the count. For example, if we were looking at pixel (1,1) in a training image that represented the digit class </w:t>
        </w:r>
      </w:ins>
      <w:ins w:id="16" w:author="Abhishek Deep Nigam" w:date="2015-11-15T17:14:00Z">
        <w:r>
          <w:t xml:space="preserve">5 and the pixel was black, we would go to the black matrix for class 5 and increment its count. </w:t>
        </w:r>
      </w:ins>
      <w:ins w:id="17" w:author="Abhishek Deep Nigam" w:date="2015-11-15T17:15:00Z">
        <w:r>
          <w:t xml:space="preserve">We followed this procedure for every feature of every training image. </w:t>
        </w:r>
        <w:r w:rsidR="00EC266E">
          <w:t>After doing this, we compared the testing data against the populated matrices for every single class, using the method described in the Assignment handout. For each testing image, we calculated its posterior probability for each class. We labelled it using the highest posterior probability.</w:t>
        </w:r>
      </w:ins>
      <w:ins w:id="18" w:author="Abhishek Deep Nigam" w:date="2015-11-15T17:18:00Z">
        <w:r w:rsidR="00EC266E">
          <w:t xml:space="preserve"> Our results are shown below.</w:t>
        </w:r>
      </w:ins>
    </w:p>
    <w:p w14:paraId="68570A3E" w14:textId="28B27D7F" w:rsidR="00284268" w:rsidRDefault="00D62CBE">
      <w:pPr>
        <w:rPr>
          <w:ins w:id="19" w:author="Abhishek Deep Nigam" w:date="2015-11-15T17:21:00Z"/>
        </w:rPr>
        <w:pPrChange w:id="20" w:author="Abhishek Deep Nigam" w:date="2015-11-09T20:52:00Z">
          <w:pPr>
            <w:pStyle w:val="Heading3"/>
          </w:pPr>
        </w:pPrChange>
      </w:pPr>
      <w:ins w:id="21" w:author="Abhishek Deep Nigam" w:date="2015-10-25T16:56:00Z">
        <w:r>
          <w:t xml:space="preserve">We chose to use a smoothing factor of 1. This means that we assume that we have seen every value once more than </w:t>
        </w:r>
      </w:ins>
      <w:ins w:id="22" w:author="Abhishek Deep Nigam" w:date="2015-11-15T17:05:00Z">
        <w:r w:rsidR="00BB39DE">
          <w:t xml:space="preserve">its actual occurrence value. This made our results more accurate than using no smoothing factor. We chose not to use a larger smoothing factor; </w:t>
        </w:r>
      </w:ins>
      <w:ins w:id="23" w:author="Abhishek Deep Nigam" w:date="2015-11-15T17:07:00Z">
        <w:r w:rsidR="00BB39DE">
          <w:t>we did not want to over</w:t>
        </w:r>
      </w:ins>
      <w:ins w:id="24" w:author="Abhishek Deep Nigam" w:date="2015-11-15T17:11:00Z">
        <w:r w:rsidR="00BB39DE">
          <w:t>-</w:t>
        </w:r>
      </w:ins>
      <w:ins w:id="25" w:author="Abhishek Deep Nigam" w:date="2015-11-15T17:07:00Z">
        <w:r w:rsidR="00BB39DE">
          <w:t xml:space="preserve">count occurrences by more than 1. Using a smoothing factor of 1 means that if a particular feature never occurred for a given class, we could still operate under the assumption that it did occur once. This allows uncommon features to still be represented. Using a larger smoothing factor would have overrepresented features that do not occur very often. We did, however, build functionality to play around with smoothing factor. We made it possible to vary smoothing factor very easily. In our implementation, smoothing factor can be specified, which allows us to test different smoothing factors very easily. We found the best results with a smoothing factor of 1, as per our hypothesis. We want to represent all features, even if they occur uncommonly, but we do not want to </w:t>
        </w:r>
      </w:ins>
      <w:ins w:id="26" w:author="Abhishek Deep Nigam" w:date="2015-11-15T17:11:00Z">
        <w:r w:rsidR="00BB39DE">
          <w:t>over-represent</w:t>
        </w:r>
      </w:ins>
      <w:ins w:id="27" w:author="Abhishek Deep Nigam" w:date="2015-11-15T17:07:00Z">
        <w:r w:rsidR="00BB39DE">
          <w:t xml:space="preserve"> uncommon features, which larger smoothing factors would do.</w:t>
        </w:r>
      </w:ins>
    </w:p>
    <w:p w14:paraId="28E3772C" w14:textId="03AB5035" w:rsidR="00EC266E" w:rsidRDefault="00EC266E">
      <w:pPr>
        <w:pStyle w:val="Heading4"/>
        <w:rPr>
          <w:ins w:id="28" w:author="Abhishek Deep Nigam" w:date="2015-11-15T17:21:00Z"/>
        </w:rPr>
        <w:pPrChange w:id="29" w:author="Abhishek Deep Nigam" w:date="2015-11-15T17:21:00Z">
          <w:pPr>
            <w:pStyle w:val="Heading3"/>
          </w:pPr>
        </w:pPrChange>
      </w:pPr>
      <w:ins w:id="30" w:author="Abhishek Deep Nigam" w:date="2015-11-15T17:21:00Z">
        <w:r>
          <w:lastRenderedPageBreak/>
          <w:t>Results, as referenced above</w:t>
        </w:r>
      </w:ins>
    </w:p>
    <w:p w14:paraId="5E1B4EC3" w14:textId="58A97B09" w:rsidR="00C90F30" w:rsidRDefault="00EC266E">
      <w:pPr>
        <w:rPr>
          <w:ins w:id="31" w:author="Abhishek Deep Nigam" w:date="2015-11-15T17:26:00Z"/>
        </w:rPr>
        <w:pPrChange w:id="32" w:author="Abhishek Deep Nigam" w:date="2015-11-15T17:21:00Z">
          <w:pPr>
            <w:pStyle w:val="Heading3"/>
          </w:pPr>
        </w:pPrChange>
      </w:pPr>
      <w:ins w:id="33" w:author="Abhishek Deep Nigam" w:date="2015-11-15T17:21:00Z">
        <w:r>
          <w:t>Our</w:t>
        </w:r>
      </w:ins>
      <w:ins w:id="34" w:author="Abhishek Deep Nigam" w:date="2015-11-15T17:22:00Z">
        <w:r>
          <w:t xml:space="preserve"> overall accuracy rate for the digit data set is </w:t>
        </w:r>
      </w:ins>
      <w:ins w:id="35" w:author="Abhishek Deep Nigam" w:date="2015-11-15T17:23:00Z">
        <w:r w:rsidRPr="00C90F30">
          <w:rPr>
            <w:color w:val="0072C6" w:themeColor="accent1"/>
          </w:rPr>
          <w:t>77.1%</w:t>
        </w:r>
      </w:ins>
    </w:p>
    <w:p w14:paraId="78E1ED32" w14:textId="02B6F8D5" w:rsidR="00C90F30" w:rsidRDefault="00C90F30">
      <w:pPr>
        <w:rPr>
          <w:ins w:id="36" w:author="Abhishek Deep Nigam" w:date="2015-11-15T17:26:00Z"/>
        </w:rPr>
        <w:pPrChange w:id="37" w:author="Abhishek Deep Nigam" w:date="2015-11-15T17:21:00Z">
          <w:pPr>
            <w:pStyle w:val="Heading3"/>
          </w:pPr>
        </w:pPrChange>
      </w:pPr>
      <w:ins w:id="38" w:author="Abhishek Deep Nigam" w:date="2015-11-15T17:26:00Z">
        <w:r>
          <w:t>Below are the classification rates for each digit. The format is as follows:</w:t>
        </w:r>
      </w:ins>
    </w:p>
    <w:p w14:paraId="0E558AB5" w14:textId="3FB7D8A5" w:rsidR="00C90F30" w:rsidRPr="00C90F30" w:rsidRDefault="00C90F30">
      <w:pPr>
        <w:jc w:val="center"/>
        <w:rPr>
          <w:i/>
        </w:rPr>
        <w:pPrChange w:id="39"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56EFDA73" w14:textId="4B2A1EAF" w:rsidR="00C90F30" w:rsidRPr="00C90F30" w:rsidRDefault="00C90F30" w:rsidP="00C90F30">
      <w:pPr>
        <w:spacing w:before="0" w:after="0" w:line="240" w:lineRule="auto"/>
        <w:rPr>
          <w:color w:val="0072C6" w:themeColor="accent1"/>
        </w:rPr>
      </w:pPr>
      <w:r w:rsidRPr="00C90F30">
        <w:rPr>
          <w:color w:val="0072C6" w:themeColor="accent1"/>
        </w:rPr>
        <w:t>(0, 0.844)</w:t>
      </w:r>
    </w:p>
    <w:p w14:paraId="4A9C40F3" w14:textId="29E7FBD0" w:rsidR="00C90F30" w:rsidRPr="00C90F30" w:rsidRDefault="00C90F30" w:rsidP="00C90F30">
      <w:pPr>
        <w:spacing w:before="0" w:after="0" w:line="240" w:lineRule="auto"/>
        <w:rPr>
          <w:color w:val="0072C6" w:themeColor="accent1"/>
        </w:rPr>
      </w:pPr>
      <w:r w:rsidRPr="00C90F30">
        <w:rPr>
          <w:color w:val="0072C6" w:themeColor="accent1"/>
        </w:rPr>
        <w:t>(1, 0.962)</w:t>
      </w:r>
    </w:p>
    <w:p w14:paraId="67747594" w14:textId="43B4250B" w:rsidR="00C90F30" w:rsidRPr="00C90F30" w:rsidRDefault="00C90F30" w:rsidP="00C90F30">
      <w:pPr>
        <w:spacing w:before="0" w:after="0" w:line="240" w:lineRule="auto"/>
        <w:rPr>
          <w:color w:val="0072C6" w:themeColor="accent1"/>
        </w:rPr>
      </w:pPr>
      <w:r w:rsidRPr="00C90F30">
        <w:rPr>
          <w:color w:val="0072C6" w:themeColor="accent1"/>
        </w:rPr>
        <w:t>(2, 0.776)</w:t>
      </w:r>
    </w:p>
    <w:p w14:paraId="79CF9DA8" w14:textId="70FDDF99" w:rsidR="00C90F30" w:rsidRPr="00C90F30" w:rsidRDefault="00C90F30" w:rsidP="00C90F30">
      <w:pPr>
        <w:spacing w:before="0" w:after="0" w:line="240" w:lineRule="auto"/>
        <w:rPr>
          <w:color w:val="0072C6" w:themeColor="accent1"/>
        </w:rPr>
      </w:pPr>
      <w:r w:rsidRPr="00C90F30">
        <w:rPr>
          <w:color w:val="0072C6" w:themeColor="accent1"/>
        </w:rPr>
        <w:t>(3, 0.790)</w:t>
      </w:r>
    </w:p>
    <w:p w14:paraId="2CE02FA4" w14:textId="5677F128" w:rsidR="00C90F30" w:rsidRPr="00C90F30" w:rsidRDefault="00C90F30" w:rsidP="00C90F30">
      <w:pPr>
        <w:spacing w:before="0" w:after="0" w:line="240" w:lineRule="auto"/>
        <w:rPr>
          <w:color w:val="0072C6" w:themeColor="accent1"/>
        </w:rPr>
      </w:pPr>
      <w:r w:rsidRPr="00C90F30">
        <w:rPr>
          <w:color w:val="0072C6" w:themeColor="accent1"/>
        </w:rPr>
        <w:t>(4, 0.766)</w:t>
      </w:r>
    </w:p>
    <w:p w14:paraId="2F9078ED" w14:textId="526B800B" w:rsidR="00C90F30" w:rsidRPr="00C90F30" w:rsidRDefault="00C90F30" w:rsidP="00C90F30">
      <w:pPr>
        <w:spacing w:before="0" w:after="0" w:line="240" w:lineRule="auto"/>
        <w:rPr>
          <w:color w:val="0072C6" w:themeColor="accent1"/>
        </w:rPr>
      </w:pPr>
      <w:r w:rsidRPr="00C90F30">
        <w:rPr>
          <w:color w:val="0072C6" w:themeColor="accent1"/>
        </w:rPr>
        <w:t>(5, 0.673)</w:t>
      </w:r>
    </w:p>
    <w:p w14:paraId="547BE779" w14:textId="011C1126" w:rsidR="00C90F30" w:rsidRPr="00C90F30" w:rsidRDefault="00C90F30" w:rsidP="00C90F30">
      <w:pPr>
        <w:spacing w:before="0" w:after="0" w:line="240" w:lineRule="auto"/>
        <w:rPr>
          <w:color w:val="0072C6" w:themeColor="accent1"/>
        </w:rPr>
      </w:pPr>
      <w:r w:rsidRPr="00C90F30">
        <w:rPr>
          <w:color w:val="0072C6" w:themeColor="accent1"/>
        </w:rPr>
        <w:t>(6, 0.758)</w:t>
      </w:r>
    </w:p>
    <w:p w14:paraId="306C02D2" w14:textId="2CCA888B" w:rsidR="00C90F30" w:rsidRPr="00C90F30" w:rsidRDefault="00C90F30" w:rsidP="00C90F30">
      <w:pPr>
        <w:spacing w:before="0" w:after="0" w:line="240" w:lineRule="auto"/>
        <w:rPr>
          <w:color w:val="0072C6" w:themeColor="accent1"/>
        </w:rPr>
      </w:pPr>
      <w:r w:rsidRPr="00C90F30">
        <w:rPr>
          <w:color w:val="0072C6" w:themeColor="accent1"/>
        </w:rPr>
        <w:t>(7, 0.726)</w:t>
      </w:r>
    </w:p>
    <w:p w14:paraId="3AB5016A" w14:textId="70E4F6A4" w:rsidR="00C90F30" w:rsidRPr="00C90F30" w:rsidRDefault="00C90F30" w:rsidP="00C90F30">
      <w:pPr>
        <w:spacing w:before="0" w:after="0" w:line="240" w:lineRule="auto"/>
        <w:rPr>
          <w:color w:val="0072C6" w:themeColor="accent1"/>
        </w:rPr>
      </w:pPr>
      <w:r w:rsidRPr="00C90F30">
        <w:rPr>
          <w:color w:val="0072C6" w:themeColor="accent1"/>
        </w:rPr>
        <w:t>(8, 0.601)</w:t>
      </w:r>
    </w:p>
    <w:p w14:paraId="55C081F4" w14:textId="1AD6D51F" w:rsidR="00C90F30" w:rsidRPr="00C90F30" w:rsidRDefault="00C90F30" w:rsidP="00C90F30">
      <w:pPr>
        <w:spacing w:before="0" w:after="0" w:line="240" w:lineRule="auto"/>
        <w:rPr>
          <w:color w:val="0072C6" w:themeColor="accent1"/>
        </w:rPr>
      </w:pPr>
      <w:r w:rsidRPr="00C90F30">
        <w:rPr>
          <w:color w:val="0072C6" w:themeColor="accent1"/>
        </w:rPr>
        <w:t>(9, 0.800)</w:t>
      </w:r>
    </w:p>
    <w:p w14:paraId="22847737" w14:textId="7ADE580D" w:rsidR="00C90F30" w:rsidRDefault="00C90F30" w:rsidP="00C90F30">
      <w:r>
        <w:t>Below is the confusion matrix. Percentages are truncated after 2 decimal points.</w:t>
      </w:r>
    </w:p>
    <w:p w14:paraId="3EE4ED9F" w14:textId="22BEBDE4" w:rsidR="00C90F30" w:rsidRDefault="00C90F30" w:rsidP="00C90F30">
      <w:r>
        <w:rPr>
          <w:noProof/>
          <w:lang w:eastAsia="en-US"/>
        </w:rPr>
        <w:drawing>
          <wp:inline distT="0" distB="0" distL="0" distR="0" wp14:anchorId="0A87AB93" wp14:editId="294155F9">
            <wp:extent cx="6492240" cy="191262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1-15 at 5.31.50 PM.png"/>
                    <pic:cNvPicPr/>
                  </pic:nvPicPr>
                  <pic:blipFill>
                    <a:blip r:embed="rId8">
                      <a:extLst>
                        <a:ext uri="{28A0092B-C50C-407E-A947-70E740481C1C}">
                          <a14:useLocalDpi xmlns:a14="http://schemas.microsoft.com/office/drawing/2010/main" val="0"/>
                        </a:ext>
                      </a:extLst>
                    </a:blip>
                    <a:stretch>
                      <a:fillRect/>
                    </a:stretch>
                  </pic:blipFill>
                  <pic:spPr>
                    <a:xfrm>
                      <a:off x="0" y="0"/>
                      <a:ext cx="6492240" cy="1912620"/>
                    </a:xfrm>
                    <a:prstGeom prst="rect">
                      <a:avLst/>
                    </a:prstGeom>
                  </pic:spPr>
                </pic:pic>
              </a:graphicData>
            </a:graphic>
          </wp:inline>
        </w:drawing>
      </w:r>
    </w:p>
    <w:p w14:paraId="05EFE1A0" w14:textId="5D0A48D9" w:rsidR="0009751E" w:rsidRDefault="0009751E" w:rsidP="00C90F30">
      <w:pPr>
        <w:rPr>
          <w:ins w:id="40" w:author="Abhishek Deep Nigam" w:date="2015-11-15T22:44:00Z"/>
        </w:rPr>
      </w:pPr>
      <w:ins w:id="41" w:author="Abhishek Deep Nigam" w:date="2015-11-15T22:44:00Z">
        <w:r>
          <w:t>Below are the test examples with the highest and lowest posterior probabilities for each digit class. White regions are represented as zeros and colored regions are represented as ones. See below.</w:t>
        </w:r>
      </w:ins>
    </w:p>
    <w:p w14:paraId="1720B69C" w14:textId="10FB1F47" w:rsidR="0009751E" w:rsidRDefault="0009751E" w:rsidP="00C90F30">
      <w:pPr>
        <w:rPr>
          <w:ins w:id="42" w:author="Abhishek Deep Nigam" w:date="2015-11-15T22:45:00Z"/>
        </w:rPr>
      </w:pPr>
      <w:ins w:id="43" w:author="Abhishek Deep Nigam" w:date="2015-11-15T22:49:00Z">
        <w:r>
          <w:rPr>
            <w:noProof/>
            <w:lang w:eastAsia="en-US"/>
          </w:rPr>
          <w:lastRenderedPageBreak/>
          <w:drawing>
            <wp:inline distT="0" distB="0" distL="0" distR="0" wp14:anchorId="0CAF7F63" wp14:editId="44BBF5B5">
              <wp:extent cx="3822065" cy="7936865"/>
              <wp:effectExtent l="0" t="0" r="0" b="0"/>
              <wp:docPr id="55" name="Picture 55" descr="oddsratio/0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ddsratio/0h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065" cy="7936865"/>
                      </a:xfrm>
                      <a:prstGeom prst="rect">
                        <a:avLst/>
                      </a:prstGeom>
                      <a:noFill/>
                      <a:ln>
                        <a:noFill/>
                      </a:ln>
                    </pic:spPr>
                  </pic:pic>
                </a:graphicData>
              </a:graphic>
            </wp:inline>
          </w:drawing>
        </w:r>
        <w:r>
          <w:rPr>
            <w:noProof/>
            <w:lang w:eastAsia="en-US"/>
          </w:rPr>
          <w:lastRenderedPageBreak/>
          <w:drawing>
            <wp:inline distT="0" distB="0" distL="0" distR="0" wp14:anchorId="12025A0E" wp14:editId="6AC0D17A">
              <wp:extent cx="3822065" cy="7918450"/>
              <wp:effectExtent l="0" t="0" r="0" b="6350"/>
              <wp:docPr id="56" name="Picture 56" descr="oddsratio/0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ddsratio/0l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065" cy="7918450"/>
                      </a:xfrm>
                      <a:prstGeom prst="rect">
                        <a:avLst/>
                      </a:prstGeom>
                      <a:noFill/>
                      <a:ln>
                        <a:noFill/>
                      </a:ln>
                    </pic:spPr>
                  </pic:pic>
                </a:graphicData>
              </a:graphic>
            </wp:inline>
          </w:drawing>
        </w:r>
        <w:r>
          <w:rPr>
            <w:noProof/>
            <w:lang w:eastAsia="en-US"/>
          </w:rPr>
          <w:lastRenderedPageBreak/>
          <w:drawing>
            <wp:inline distT="0" distB="0" distL="0" distR="0" wp14:anchorId="4F04CA77" wp14:editId="2C393114">
              <wp:extent cx="3803650" cy="7918450"/>
              <wp:effectExtent l="0" t="0" r="6350" b="6350"/>
              <wp:docPr id="57" name="Picture 57" descr="oddsratio/1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ddsratio/1h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0" cy="7918450"/>
                      </a:xfrm>
                      <a:prstGeom prst="rect">
                        <a:avLst/>
                      </a:prstGeom>
                      <a:noFill/>
                      <a:ln>
                        <a:noFill/>
                      </a:ln>
                    </pic:spPr>
                  </pic:pic>
                </a:graphicData>
              </a:graphic>
            </wp:inline>
          </w:drawing>
        </w:r>
        <w:r>
          <w:rPr>
            <w:noProof/>
            <w:lang w:eastAsia="en-US"/>
          </w:rPr>
          <w:lastRenderedPageBreak/>
          <w:drawing>
            <wp:inline distT="0" distB="0" distL="0" distR="0" wp14:anchorId="12364A0D" wp14:editId="416F22FB">
              <wp:extent cx="3822065" cy="7936865"/>
              <wp:effectExtent l="0" t="0" r="0" b="0"/>
              <wp:docPr id="58" name="Picture 58" descr="oddsratio/1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ddsratio/1l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065" cy="7936865"/>
                      </a:xfrm>
                      <a:prstGeom prst="rect">
                        <a:avLst/>
                      </a:prstGeom>
                      <a:noFill/>
                      <a:ln>
                        <a:noFill/>
                      </a:ln>
                    </pic:spPr>
                  </pic:pic>
                </a:graphicData>
              </a:graphic>
            </wp:inline>
          </w:drawing>
        </w:r>
        <w:r>
          <w:rPr>
            <w:noProof/>
            <w:lang w:eastAsia="en-US"/>
          </w:rPr>
          <w:lastRenderedPageBreak/>
          <w:drawing>
            <wp:inline distT="0" distB="0" distL="0" distR="0" wp14:anchorId="65FBB92D" wp14:editId="1E8375A3">
              <wp:extent cx="3858895" cy="7936865"/>
              <wp:effectExtent l="0" t="0" r="1905" b="0"/>
              <wp:docPr id="59" name="Picture 59" descr="oddsratio/2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ddsratio/2h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95" cy="7936865"/>
                      </a:xfrm>
                      <a:prstGeom prst="rect">
                        <a:avLst/>
                      </a:prstGeom>
                      <a:noFill/>
                      <a:ln>
                        <a:noFill/>
                      </a:ln>
                    </pic:spPr>
                  </pic:pic>
                </a:graphicData>
              </a:graphic>
            </wp:inline>
          </w:drawing>
        </w:r>
        <w:r>
          <w:rPr>
            <w:noProof/>
            <w:lang w:eastAsia="en-US"/>
          </w:rPr>
          <w:lastRenderedPageBreak/>
          <w:drawing>
            <wp:inline distT="0" distB="0" distL="0" distR="0" wp14:anchorId="327C6B77" wp14:editId="1416F9A9">
              <wp:extent cx="3986530" cy="7936865"/>
              <wp:effectExtent l="0" t="0" r="1270" b="0"/>
              <wp:docPr id="60" name="Picture 60" descr="oddsratio/2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ddsratio/2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6530" cy="7936865"/>
                      </a:xfrm>
                      <a:prstGeom prst="rect">
                        <a:avLst/>
                      </a:prstGeom>
                      <a:noFill/>
                      <a:ln>
                        <a:noFill/>
                      </a:ln>
                    </pic:spPr>
                  </pic:pic>
                </a:graphicData>
              </a:graphic>
            </wp:inline>
          </w:drawing>
        </w:r>
        <w:r>
          <w:rPr>
            <w:noProof/>
            <w:lang w:eastAsia="en-US"/>
          </w:rPr>
          <w:lastRenderedPageBreak/>
          <w:drawing>
            <wp:inline distT="0" distB="0" distL="0" distR="0" wp14:anchorId="335EDAAF" wp14:editId="3C3AC19B">
              <wp:extent cx="3950335" cy="7918450"/>
              <wp:effectExtent l="0" t="0" r="12065" b="6350"/>
              <wp:docPr id="61" name="Picture 61" descr="oddsratio/3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ddsratio/3h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35" cy="7918450"/>
                      </a:xfrm>
                      <a:prstGeom prst="rect">
                        <a:avLst/>
                      </a:prstGeom>
                      <a:noFill/>
                      <a:ln>
                        <a:noFill/>
                      </a:ln>
                    </pic:spPr>
                  </pic:pic>
                </a:graphicData>
              </a:graphic>
            </wp:inline>
          </w:drawing>
        </w:r>
        <w:r>
          <w:rPr>
            <w:noProof/>
            <w:lang w:eastAsia="en-US"/>
          </w:rPr>
          <w:lastRenderedPageBreak/>
          <w:drawing>
            <wp:inline distT="0" distB="0" distL="0" distR="0" wp14:anchorId="5AC95F19" wp14:editId="065F0FD0">
              <wp:extent cx="3822065" cy="7918450"/>
              <wp:effectExtent l="0" t="0" r="0" b="6350"/>
              <wp:docPr id="62" name="Picture 62" descr="oddsratio/3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ddsratio/3l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065" cy="7918450"/>
                      </a:xfrm>
                      <a:prstGeom prst="rect">
                        <a:avLst/>
                      </a:prstGeom>
                      <a:noFill/>
                      <a:ln>
                        <a:noFill/>
                      </a:ln>
                    </pic:spPr>
                  </pic:pic>
                </a:graphicData>
              </a:graphic>
            </wp:inline>
          </w:drawing>
        </w:r>
        <w:r>
          <w:rPr>
            <w:noProof/>
            <w:lang w:eastAsia="en-US"/>
          </w:rPr>
          <w:lastRenderedPageBreak/>
          <w:drawing>
            <wp:inline distT="0" distB="0" distL="0" distR="0" wp14:anchorId="4C7A12E9" wp14:editId="12CDD532">
              <wp:extent cx="3712210" cy="7918450"/>
              <wp:effectExtent l="0" t="0" r="0" b="6350"/>
              <wp:docPr id="63" name="Picture 63" descr="oddsratio/4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ddsratio/4h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2210" cy="7918450"/>
                      </a:xfrm>
                      <a:prstGeom prst="rect">
                        <a:avLst/>
                      </a:prstGeom>
                      <a:noFill/>
                      <a:ln>
                        <a:noFill/>
                      </a:ln>
                    </pic:spPr>
                  </pic:pic>
                </a:graphicData>
              </a:graphic>
            </wp:inline>
          </w:drawing>
        </w:r>
        <w:r>
          <w:rPr>
            <w:noProof/>
            <w:lang w:eastAsia="en-US"/>
          </w:rPr>
          <w:lastRenderedPageBreak/>
          <w:drawing>
            <wp:inline distT="0" distB="0" distL="0" distR="0" wp14:anchorId="0829AEBB" wp14:editId="47897D77">
              <wp:extent cx="3676015" cy="7936865"/>
              <wp:effectExtent l="0" t="0" r="6985" b="0"/>
              <wp:docPr id="64" name="Picture 64" descr="oddsratio/4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ddsratio/4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7936865"/>
                      </a:xfrm>
                      <a:prstGeom prst="rect">
                        <a:avLst/>
                      </a:prstGeom>
                      <a:noFill/>
                      <a:ln>
                        <a:noFill/>
                      </a:ln>
                    </pic:spPr>
                  </pic:pic>
                </a:graphicData>
              </a:graphic>
            </wp:inline>
          </w:drawing>
        </w:r>
        <w:r>
          <w:rPr>
            <w:noProof/>
            <w:lang w:eastAsia="en-US"/>
          </w:rPr>
          <w:lastRenderedPageBreak/>
          <w:drawing>
            <wp:inline distT="0" distB="0" distL="0" distR="0" wp14:anchorId="387E052A" wp14:editId="52CA7DED">
              <wp:extent cx="3767455" cy="7936865"/>
              <wp:effectExtent l="0" t="0" r="0" b="0"/>
              <wp:docPr id="65" name="Picture 65" descr="oddsratio/5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ddsratio/5h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455" cy="7936865"/>
                      </a:xfrm>
                      <a:prstGeom prst="rect">
                        <a:avLst/>
                      </a:prstGeom>
                      <a:noFill/>
                      <a:ln>
                        <a:noFill/>
                      </a:ln>
                    </pic:spPr>
                  </pic:pic>
                </a:graphicData>
              </a:graphic>
            </wp:inline>
          </w:drawing>
        </w:r>
        <w:r>
          <w:rPr>
            <w:noProof/>
            <w:lang w:eastAsia="en-US"/>
          </w:rPr>
          <w:lastRenderedPageBreak/>
          <w:drawing>
            <wp:inline distT="0" distB="0" distL="0" distR="0" wp14:anchorId="53A1148F" wp14:editId="0C3A8DFA">
              <wp:extent cx="3913505" cy="7918450"/>
              <wp:effectExtent l="0" t="0" r="0" b="6350"/>
              <wp:docPr id="66" name="Picture 66" descr="oddsratio/5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dsratio/5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3505" cy="7918450"/>
                      </a:xfrm>
                      <a:prstGeom prst="rect">
                        <a:avLst/>
                      </a:prstGeom>
                      <a:noFill/>
                      <a:ln>
                        <a:noFill/>
                      </a:ln>
                    </pic:spPr>
                  </pic:pic>
                </a:graphicData>
              </a:graphic>
            </wp:inline>
          </w:drawing>
        </w:r>
        <w:r>
          <w:rPr>
            <w:noProof/>
            <w:lang w:eastAsia="en-US"/>
          </w:rPr>
          <w:lastRenderedPageBreak/>
          <w:drawing>
            <wp:inline distT="0" distB="0" distL="0" distR="0" wp14:anchorId="66BF0A9B" wp14:editId="6FFA23DF">
              <wp:extent cx="3584575" cy="7936865"/>
              <wp:effectExtent l="0" t="0" r="0" b="0"/>
              <wp:docPr id="67" name="Picture 67" descr="oddsratio/6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dsratio/6h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4575" cy="7936865"/>
                      </a:xfrm>
                      <a:prstGeom prst="rect">
                        <a:avLst/>
                      </a:prstGeom>
                      <a:noFill/>
                      <a:ln>
                        <a:noFill/>
                      </a:ln>
                    </pic:spPr>
                  </pic:pic>
                </a:graphicData>
              </a:graphic>
            </wp:inline>
          </w:drawing>
        </w:r>
        <w:r>
          <w:rPr>
            <w:noProof/>
            <w:lang w:eastAsia="en-US"/>
          </w:rPr>
          <w:lastRenderedPageBreak/>
          <w:drawing>
            <wp:inline distT="0" distB="0" distL="0" distR="0" wp14:anchorId="4F0980F2" wp14:editId="08FBD3F0">
              <wp:extent cx="3712210" cy="7918450"/>
              <wp:effectExtent l="0" t="0" r="0" b="6350"/>
              <wp:docPr id="68" name="Picture 68" descr="oddsratio/6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dsratio/6l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2210" cy="7918450"/>
                      </a:xfrm>
                      <a:prstGeom prst="rect">
                        <a:avLst/>
                      </a:prstGeom>
                      <a:noFill/>
                      <a:ln>
                        <a:noFill/>
                      </a:ln>
                    </pic:spPr>
                  </pic:pic>
                </a:graphicData>
              </a:graphic>
            </wp:inline>
          </w:drawing>
        </w:r>
        <w:r>
          <w:rPr>
            <w:noProof/>
            <w:lang w:eastAsia="en-US"/>
          </w:rPr>
          <w:lastRenderedPageBreak/>
          <w:drawing>
            <wp:inline distT="0" distB="0" distL="0" distR="0" wp14:anchorId="2EAD0130" wp14:editId="7CE1E069">
              <wp:extent cx="3785870" cy="7936865"/>
              <wp:effectExtent l="0" t="0" r="0" b="0"/>
              <wp:docPr id="69" name="Picture 69" descr="oddsratio/7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dsratio/7h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5870" cy="7936865"/>
                      </a:xfrm>
                      <a:prstGeom prst="rect">
                        <a:avLst/>
                      </a:prstGeom>
                      <a:noFill/>
                      <a:ln>
                        <a:noFill/>
                      </a:ln>
                    </pic:spPr>
                  </pic:pic>
                </a:graphicData>
              </a:graphic>
            </wp:inline>
          </w:drawing>
        </w:r>
        <w:r>
          <w:rPr>
            <w:noProof/>
            <w:lang w:eastAsia="en-US"/>
          </w:rPr>
          <w:lastRenderedPageBreak/>
          <w:drawing>
            <wp:inline distT="0" distB="0" distL="0" distR="0" wp14:anchorId="29B7DFC2" wp14:editId="03BB135A">
              <wp:extent cx="3767455" cy="7936865"/>
              <wp:effectExtent l="0" t="0" r="0" b="0"/>
              <wp:docPr id="70" name="Picture 70" descr="oddsratio/7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dsratio/7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7455" cy="7936865"/>
                      </a:xfrm>
                      <a:prstGeom prst="rect">
                        <a:avLst/>
                      </a:prstGeom>
                      <a:noFill/>
                      <a:ln>
                        <a:noFill/>
                      </a:ln>
                    </pic:spPr>
                  </pic:pic>
                </a:graphicData>
              </a:graphic>
            </wp:inline>
          </w:drawing>
        </w:r>
        <w:r>
          <w:rPr>
            <w:noProof/>
            <w:lang w:eastAsia="en-US"/>
          </w:rPr>
          <w:lastRenderedPageBreak/>
          <w:drawing>
            <wp:inline distT="0" distB="0" distL="0" distR="0" wp14:anchorId="4A05A332" wp14:editId="0721E983">
              <wp:extent cx="3785870" cy="7936865"/>
              <wp:effectExtent l="0" t="0" r="0" b="0"/>
              <wp:docPr id="71" name="Picture 71" descr="oddsratio/8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dsratio/8h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870" cy="7936865"/>
                      </a:xfrm>
                      <a:prstGeom prst="rect">
                        <a:avLst/>
                      </a:prstGeom>
                      <a:noFill/>
                      <a:ln>
                        <a:noFill/>
                      </a:ln>
                    </pic:spPr>
                  </pic:pic>
                </a:graphicData>
              </a:graphic>
            </wp:inline>
          </w:drawing>
        </w:r>
        <w:r>
          <w:rPr>
            <w:noProof/>
            <w:lang w:eastAsia="en-US"/>
          </w:rPr>
          <w:lastRenderedPageBreak/>
          <w:drawing>
            <wp:inline distT="0" distB="0" distL="0" distR="0" wp14:anchorId="6093D66D" wp14:editId="58B1D15A">
              <wp:extent cx="3803650" cy="7918450"/>
              <wp:effectExtent l="0" t="0" r="6350" b="6350"/>
              <wp:docPr id="72" name="Picture 72" descr="oddsratio/8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dsratio/8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650" cy="7918450"/>
                      </a:xfrm>
                      <a:prstGeom prst="rect">
                        <a:avLst/>
                      </a:prstGeom>
                      <a:noFill/>
                      <a:ln>
                        <a:noFill/>
                      </a:ln>
                    </pic:spPr>
                  </pic:pic>
                </a:graphicData>
              </a:graphic>
            </wp:inline>
          </w:drawing>
        </w:r>
        <w:r>
          <w:rPr>
            <w:noProof/>
            <w:lang w:eastAsia="en-US"/>
          </w:rPr>
          <w:lastRenderedPageBreak/>
          <w:drawing>
            <wp:inline distT="0" distB="0" distL="0" distR="0" wp14:anchorId="7F0BD7D5" wp14:editId="3EFEBF58">
              <wp:extent cx="3749040" cy="7936865"/>
              <wp:effectExtent l="0" t="0" r="10160" b="0"/>
              <wp:docPr id="73" name="Picture 73" descr="oddsratio/9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ddsratio/9h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7936865"/>
                      </a:xfrm>
                      <a:prstGeom prst="rect">
                        <a:avLst/>
                      </a:prstGeom>
                      <a:noFill/>
                      <a:ln>
                        <a:noFill/>
                      </a:ln>
                    </pic:spPr>
                  </pic:pic>
                </a:graphicData>
              </a:graphic>
            </wp:inline>
          </w:drawing>
        </w:r>
        <w:r>
          <w:rPr>
            <w:noProof/>
            <w:lang w:eastAsia="en-US"/>
          </w:rPr>
          <w:lastRenderedPageBreak/>
          <w:drawing>
            <wp:inline distT="0" distB="0" distL="0" distR="0" wp14:anchorId="6451EDD9" wp14:editId="2FD1717A">
              <wp:extent cx="3785870" cy="7918450"/>
              <wp:effectExtent l="0" t="0" r="0" b="6350"/>
              <wp:docPr id="74" name="Picture 74" descr="oddsratio/9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ddsratio/9l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870" cy="7918450"/>
                      </a:xfrm>
                      <a:prstGeom prst="rect">
                        <a:avLst/>
                      </a:prstGeom>
                      <a:noFill/>
                      <a:ln>
                        <a:noFill/>
                      </a:ln>
                    </pic:spPr>
                  </pic:pic>
                </a:graphicData>
              </a:graphic>
            </wp:inline>
          </w:drawing>
        </w:r>
      </w:ins>
    </w:p>
    <w:p w14:paraId="6E99A64A" w14:textId="5F5E157E" w:rsidR="0009751E" w:rsidRDefault="0009751E" w:rsidP="00C90F30">
      <w:pPr>
        <w:rPr>
          <w:ins w:id="44" w:author="Abhishek Deep Nigam" w:date="2015-11-15T22:44:00Z"/>
        </w:rPr>
      </w:pPr>
    </w:p>
    <w:p w14:paraId="4A8BFEEF" w14:textId="40F1A5F3" w:rsidR="00C90F30" w:rsidRDefault="00AD748D" w:rsidP="00C90F30">
      <w:pPr>
        <w:rPr>
          <w:ins w:id="45" w:author="Abhishek Deep Nigam" w:date="2015-11-15T19:02:00Z"/>
        </w:rPr>
      </w:pPr>
      <w:r>
        <w:t>We also looked at odds ratios for the following sets of numbers: [(7,9),(4,9),(5,3),(8,3)]. The results are below</w:t>
      </w:r>
      <w:ins w:id="46" w:author="Abhishek Deep Nigam" w:date="2015-11-15T19:06:00Z">
        <w:r w:rsidR="00FB6456">
          <w:t>, shown as heat maps of the log likelihoods.</w:t>
        </w:r>
      </w:ins>
      <w:del w:id="47" w:author="Abhishek Deep Nigam" w:date="2015-11-15T19:06:00Z">
        <w:r w:rsidDel="00FB6456">
          <w:delText>.</w:delText>
        </w:r>
      </w:del>
    </w:p>
    <w:p w14:paraId="6311DDE3" w14:textId="6A8EEE5C" w:rsidR="00FB6456" w:rsidRDefault="00FB6456" w:rsidP="00C90F30">
      <w:pPr>
        <w:rPr>
          <w:ins w:id="48" w:author="Abhishek Deep Nigam" w:date="2015-11-15T19:04:00Z"/>
        </w:rPr>
      </w:pPr>
      <w:ins w:id="49" w:author="Abhishek Deep Nigam" w:date="2015-11-15T19:03:00Z">
        <w:r>
          <w:rPr>
            <w:noProof/>
            <w:lang w:eastAsia="en-US"/>
          </w:rPr>
          <w:drawing>
            <wp:inline distT="0" distB="0" distL="0" distR="0" wp14:anchorId="155A70BA" wp14:editId="36E11869">
              <wp:extent cx="2150628" cy="1433971"/>
              <wp:effectExtent l="0" t="0" r="8890" b="0"/>
              <wp:docPr id="19" name="Picture 19" descr="oddsratio/digi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dsratio/digit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V="1">
                        <a:off x="0" y="0"/>
                        <a:ext cx="2184405" cy="1456493"/>
                      </a:xfrm>
                      <a:prstGeom prst="rect">
                        <a:avLst/>
                      </a:prstGeom>
                      <a:noFill/>
                      <a:ln>
                        <a:noFill/>
                      </a:ln>
                    </pic:spPr>
                  </pic:pic>
                </a:graphicData>
              </a:graphic>
            </wp:inline>
          </w:drawing>
        </w:r>
        <w:r>
          <w:rPr>
            <w:noProof/>
            <w:lang w:eastAsia="en-US"/>
          </w:rPr>
          <w:drawing>
            <wp:inline distT="0" distB="0" distL="0" distR="0" wp14:anchorId="269817E3" wp14:editId="634217C9">
              <wp:extent cx="2036034" cy="1479127"/>
              <wp:effectExtent l="0" t="0" r="0" b="0"/>
              <wp:docPr id="20" name="Picture 20" descr="oddsratio/digi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dsratio/digit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2148573" cy="1560884"/>
                      </a:xfrm>
                      <a:prstGeom prst="rect">
                        <a:avLst/>
                      </a:prstGeom>
                      <a:noFill/>
                      <a:ln>
                        <a:noFill/>
                      </a:ln>
                    </pic:spPr>
                  </pic:pic>
                </a:graphicData>
              </a:graphic>
            </wp:inline>
          </w:drawing>
        </w:r>
      </w:ins>
      <w:ins w:id="50" w:author="Abhishek Deep Nigam" w:date="2015-11-15T19:04:00Z">
        <w:r>
          <w:rPr>
            <w:noProof/>
            <w:lang w:eastAsia="en-US"/>
          </w:rPr>
          <w:drawing>
            <wp:inline distT="0" distB="0" distL="0" distR="0" wp14:anchorId="3D4264B7" wp14:editId="7857D023">
              <wp:extent cx="2099945" cy="1548271"/>
              <wp:effectExtent l="0" t="0" r="8255" b="1270"/>
              <wp:docPr id="25" name="Picture 25" descr="oddsratio/odds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dsratio/odds_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2209185" cy="1628812"/>
                      </a:xfrm>
                      <a:prstGeom prst="rect">
                        <a:avLst/>
                      </a:prstGeom>
                      <a:noFill/>
                      <a:ln>
                        <a:noFill/>
                      </a:ln>
                    </pic:spPr>
                  </pic:pic>
                </a:graphicData>
              </a:graphic>
            </wp:inline>
          </w:drawing>
        </w:r>
      </w:ins>
    </w:p>
    <w:p w14:paraId="32B24141" w14:textId="71F7DE22" w:rsidR="00FB6456" w:rsidRDefault="00FB6456" w:rsidP="00C90F30">
      <w:pPr>
        <w:rPr>
          <w:ins w:id="51" w:author="Abhishek Deep Nigam" w:date="2015-11-15T19:04:00Z"/>
        </w:rPr>
      </w:pPr>
      <w:ins w:id="52" w:author="Abhishek Deep Nigam" w:date="2015-11-15T19:04:00Z">
        <w:r>
          <w:tab/>
        </w:r>
        <w:r>
          <w:tab/>
          <w:t>7</w:t>
        </w:r>
        <w:r>
          <w:tab/>
        </w:r>
        <w:r>
          <w:tab/>
        </w:r>
        <w:r>
          <w:tab/>
        </w:r>
        <w:r>
          <w:tab/>
        </w:r>
        <w:r>
          <w:tab/>
          <w:t>9</w:t>
        </w:r>
        <w:r>
          <w:tab/>
        </w:r>
        <w:r>
          <w:tab/>
        </w:r>
        <w:r>
          <w:tab/>
        </w:r>
        <w:r>
          <w:tab/>
          <w:t>7 over 9</w:t>
        </w:r>
      </w:ins>
    </w:p>
    <w:p w14:paraId="4D11AC92" w14:textId="2B6102F5" w:rsidR="00FB6456" w:rsidRDefault="00FB6456" w:rsidP="00C90F30">
      <w:pPr>
        <w:rPr>
          <w:ins w:id="53" w:author="Abhishek Deep Nigam" w:date="2015-11-15T19:05:00Z"/>
        </w:rPr>
      </w:pPr>
      <w:ins w:id="54" w:author="Abhishek Deep Nigam" w:date="2015-11-15T19:04:00Z">
        <w:r>
          <w:rPr>
            <w:noProof/>
            <w:lang w:eastAsia="en-US"/>
          </w:rPr>
          <w:drawing>
            <wp:inline distT="0" distB="0" distL="0" distR="0" wp14:anchorId="02639A7B" wp14:editId="1F612B9E">
              <wp:extent cx="2127250" cy="1450904"/>
              <wp:effectExtent l="0" t="0" r="6350" b="0"/>
              <wp:docPr id="26" name="Picture 26" descr="oddsratio/digi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dsratio/digit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2265451" cy="1545165"/>
                      </a:xfrm>
                      <a:prstGeom prst="rect">
                        <a:avLst/>
                      </a:prstGeom>
                      <a:noFill/>
                      <a:ln>
                        <a:noFill/>
                      </a:ln>
                    </pic:spPr>
                  </pic:pic>
                </a:graphicData>
              </a:graphic>
            </wp:inline>
          </w:drawing>
        </w:r>
        <w:r>
          <w:rPr>
            <w:noProof/>
            <w:lang w:eastAsia="en-US"/>
          </w:rPr>
          <w:drawing>
            <wp:inline distT="0" distB="0" distL="0" distR="0" wp14:anchorId="0F72D9D1" wp14:editId="323F9D00">
              <wp:extent cx="2131060" cy="1450904"/>
              <wp:effectExtent l="0" t="0" r="2540" b="0"/>
              <wp:docPr id="27" name="Picture 27" descr="oddsratio/digi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dsratio/digit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2265717" cy="1542584"/>
                      </a:xfrm>
                      <a:prstGeom prst="rect">
                        <a:avLst/>
                      </a:prstGeom>
                      <a:noFill/>
                      <a:ln>
                        <a:noFill/>
                      </a:ln>
                    </pic:spPr>
                  </pic:pic>
                </a:graphicData>
              </a:graphic>
            </wp:inline>
          </w:drawing>
        </w:r>
      </w:ins>
      <w:ins w:id="55" w:author="Abhishek Deep Nigam" w:date="2015-11-15T19:05:00Z">
        <w:r>
          <w:rPr>
            <w:noProof/>
            <w:lang w:eastAsia="en-US"/>
          </w:rPr>
          <w:drawing>
            <wp:inline distT="0" distB="0" distL="0" distR="0" wp14:anchorId="27C44BE4" wp14:editId="6780ED07">
              <wp:extent cx="2107099" cy="1450904"/>
              <wp:effectExtent l="0" t="0" r="1270" b="0"/>
              <wp:docPr id="28" name="Picture 28" descr="oddsratio/odds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dsratio/odds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2195755" cy="1511951"/>
                      </a:xfrm>
                      <a:prstGeom prst="rect">
                        <a:avLst/>
                      </a:prstGeom>
                      <a:noFill/>
                      <a:ln>
                        <a:noFill/>
                      </a:ln>
                    </pic:spPr>
                  </pic:pic>
                </a:graphicData>
              </a:graphic>
            </wp:inline>
          </w:drawing>
        </w:r>
      </w:ins>
    </w:p>
    <w:p w14:paraId="4A6CCE16" w14:textId="1EBE616B" w:rsidR="00FB6456" w:rsidRDefault="00FB6456" w:rsidP="00C90F30">
      <w:pPr>
        <w:rPr>
          <w:ins w:id="56" w:author="Abhishek Deep Nigam" w:date="2015-11-15T19:05:00Z"/>
        </w:rPr>
      </w:pPr>
      <w:ins w:id="57" w:author="Abhishek Deep Nigam" w:date="2015-11-15T19:05:00Z">
        <w:r>
          <w:tab/>
        </w:r>
        <w:r>
          <w:tab/>
          <w:t>4</w:t>
        </w:r>
        <w:r>
          <w:tab/>
        </w:r>
        <w:r>
          <w:tab/>
        </w:r>
        <w:r>
          <w:tab/>
        </w:r>
        <w:r>
          <w:tab/>
        </w:r>
        <w:r>
          <w:tab/>
          <w:t>9</w:t>
        </w:r>
        <w:r>
          <w:tab/>
        </w:r>
        <w:r>
          <w:tab/>
        </w:r>
        <w:r>
          <w:tab/>
        </w:r>
        <w:r>
          <w:tab/>
          <w:t>4 over 9</w:t>
        </w:r>
      </w:ins>
    </w:p>
    <w:p w14:paraId="08AC008B" w14:textId="7C9814EE" w:rsidR="00FB6456" w:rsidRDefault="00FB6456" w:rsidP="00C90F30">
      <w:pPr>
        <w:rPr>
          <w:ins w:id="58" w:author="Abhishek Deep Nigam" w:date="2015-11-15T19:06:00Z"/>
        </w:rPr>
      </w:pPr>
      <w:ins w:id="59" w:author="Abhishek Deep Nigam" w:date="2015-11-15T19:05:00Z">
        <w:r>
          <w:rPr>
            <w:noProof/>
            <w:lang w:eastAsia="en-US"/>
          </w:rPr>
          <w:drawing>
            <wp:inline distT="0" distB="0" distL="0" distR="0" wp14:anchorId="3CC0BE42" wp14:editId="3EE0A34B">
              <wp:extent cx="2135505" cy="1491827"/>
              <wp:effectExtent l="0" t="0" r="0" b="6985"/>
              <wp:docPr id="29" name="Picture 29" descr="oddsratio/digi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dsratio/digi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V="1">
                        <a:off x="0" y="0"/>
                        <a:ext cx="2197501" cy="1535136"/>
                      </a:xfrm>
                      <a:prstGeom prst="rect">
                        <a:avLst/>
                      </a:prstGeom>
                      <a:noFill/>
                      <a:ln>
                        <a:noFill/>
                      </a:ln>
                    </pic:spPr>
                  </pic:pic>
                </a:graphicData>
              </a:graphic>
            </wp:inline>
          </w:drawing>
        </w:r>
      </w:ins>
      <w:ins w:id="60" w:author="Abhishek Deep Nigam" w:date="2015-11-15T19:06:00Z">
        <w:r>
          <w:rPr>
            <w:noProof/>
            <w:lang w:eastAsia="en-US"/>
          </w:rPr>
          <w:drawing>
            <wp:inline distT="0" distB="0" distL="0" distR="0" wp14:anchorId="368FF8D1" wp14:editId="42C2CE40">
              <wp:extent cx="2131060" cy="1491827"/>
              <wp:effectExtent l="0" t="0" r="2540" b="6985"/>
              <wp:docPr id="30" name="Picture 30" descr="oddsratio/dig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dsratio/digit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2195578" cy="1536992"/>
                      </a:xfrm>
                      <a:prstGeom prst="rect">
                        <a:avLst/>
                      </a:prstGeom>
                      <a:noFill/>
                      <a:ln>
                        <a:noFill/>
                      </a:ln>
                    </pic:spPr>
                  </pic:pic>
                </a:graphicData>
              </a:graphic>
            </wp:inline>
          </w:drawing>
        </w:r>
        <w:r>
          <w:rPr>
            <w:noProof/>
            <w:lang w:eastAsia="en-US"/>
          </w:rPr>
          <w:drawing>
            <wp:inline distT="0" distB="0" distL="0" distR="0" wp14:anchorId="7D82EDB1" wp14:editId="0589D9BC">
              <wp:extent cx="2112430" cy="1491827"/>
              <wp:effectExtent l="0" t="0" r="0" b="6985"/>
              <wp:docPr id="31" name="Picture 31" descr="oddsratio/odds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ddsratio/odds_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V="1">
                        <a:off x="0" y="0"/>
                        <a:ext cx="2173416" cy="1534896"/>
                      </a:xfrm>
                      <a:prstGeom prst="rect">
                        <a:avLst/>
                      </a:prstGeom>
                      <a:noFill/>
                      <a:ln>
                        <a:noFill/>
                      </a:ln>
                    </pic:spPr>
                  </pic:pic>
                </a:graphicData>
              </a:graphic>
            </wp:inline>
          </w:drawing>
        </w:r>
      </w:ins>
    </w:p>
    <w:p w14:paraId="10AE1068" w14:textId="083447F6" w:rsidR="00FB6456" w:rsidRDefault="00FB6456" w:rsidP="00C90F30">
      <w:pPr>
        <w:rPr>
          <w:ins w:id="61" w:author="Abhishek Deep Nigam" w:date="2015-11-15T19:06:00Z"/>
        </w:rPr>
      </w:pPr>
      <w:ins w:id="62" w:author="Abhishek Deep Nigam" w:date="2015-11-15T19:06:00Z">
        <w:r>
          <w:tab/>
        </w:r>
        <w:r>
          <w:tab/>
          <w:t>5</w:t>
        </w:r>
        <w:r>
          <w:tab/>
        </w:r>
        <w:r>
          <w:tab/>
        </w:r>
        <w:r>
          <w:tab/>
        </w:r>
        <w:r>
          <w:tab/>
        </w:r>
        <w:r>
          <w:tab/>
          <w:t>3</w:t>
        </w:r>
        <w:r>
          <w:tab/>
        </w:r>
        <w:r>
          <w:tab/>
        </w:r>
        <w:r>
          <w:tab/>
        </w:r>
        <w:r>
          <w:tab/>
          <w:t>5 over 3</w:t>
        </w:r>
      </w:ins>
    </w:p>
    <w:p w14:paraId="19936DB0" w14:textId="58B96BBA" w:rsidR="00FB6456" w:rsidRDefault="00FB6456" w:rsidP="00C90F30">
      <w:pPr>
        <w:rPr>
          <w:ins w:id="63" w:author="Abhishek Deep Nigam" w:date="2015-11-15T19:09:00Z"/>
        </w:rPr>
      </w:pPr>
      <w:ins w:id="64" w:author="Abhishek Deep Nigam" w:date="2015-11-15T19:07:00Z">
        <w:r>
          <w:rPr>
            <w:noProof/>
            <w:lang w:eastAsia="en-US"/>
          </w:rPr>
          <w:lastRenderedPageBreak/>
          <w:drawing>
            <wp:inline distT="0" distB="0" distL="0" distR="0" wp14:anchorId="49056F51" wp14:editId="7706B047">
              <wp:extent cx="2150627" cy="1548271"/>
              <wp:effectExtent l="0" t="0" r="8890" b="1270"/>
              <wp:docPr id="32" name="Picture 32" descr="oddsratio/digi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dsratio/digit_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V="1">
                        <a:off x="0" y="0"/>
                        <a:ext cx="2194859" cy="1580114"/>
                      </a:xfrm>
                      <a:prstGeom prst="rect">
                        <a:avLst/>
                      </a:prstGeom>
                      <a:noFill/>
                      <a:ln>
                        <a:noFill/>
                      </a:ln>
                    </pic:spPr>
                  </pic:pic>
                </a:graphicData>
              </a:graphic>
            </wp:inline>
          </w:drawing>
        </w:r>
      </w:ins>
      <w:ins w:id="65" w:author="Abhishek Deep Nigam" w:date="2015-11-15T19:08:00Z">
        <w:r>
          <w:rPr>
            <w:noProof/>
            <w:lang w:eastAsia="en-US"/>
          </w:rPr>
          <w:drawing>
            <wp:inline distT="0" distB="0" distL="0" distR="0" wp14:anchorId="59A9D31C" wp14:editId="75D7712C">
              <wp:extent cx="2150629" cy="1548271"/>
              <wp:effectExtent l="0" t="0" r="8890" b="1270"/>
              <wp:docPr id="33" name="Picture 33" descr="oddsratio/dig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ddsratio/digit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2187206" cy="1574603"/>
                      </a:xfrm>
                      <a:prstGeom prst="rect">
                        <a:avLst/>
                      </a:prstGeom>
                      <a:noFill/>
                      <a:ln>
                        <a:noFill/>
                      </a:ln>
                    </pic:spPr>
                  </pic:pic>
                </a:graphicData>
              </a:graphic>
            </wp:inline>
          </w:drawing>
        </w:r>
      </w:ins>
      <w:ins w:id="66" w:author="Abhishek Deep Nigam" w:date="2015-11-15T19:09:00Z">
        <w:r>
          <w:rPr>
            <w:noProof/>
            <w:lang w:eastAsia="en-US"/>
          </w:rPr>
          <w:drawing>
            <wp:inline distT="0" distB="0" distL="0" distR="0" wp14:anchorId="5C66A3B9" wp14:editId="27D209EC">
              <wp:extent cx="2150628" cy="1548271"/>
              <wp:effectExtent l="0" t="0" r="8890" b="1270"/>
              <wp:docPr id="35" name="Picture 35" descr="oddsratio/odds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ddsratio/odds_8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V="1">
                        <a:off x="0" y="0"/>
                        <a:ext cx="2198958" cy="1583064"/>
                      </a:xfrm>
                      <a:prstGeom prst="rect">
                        <a:avLst/>
                      </a:prstGeom>
                      <a:noFill/>
                      <a:ln>
                        <a:noFill/>
                      </a:ln>
                    </pic:spPr>
                  </pic:pic>
                </a:graphicData>
              </a:graphic>
            </wp:inline>
          </w:drawing>
        </w:r>
      </w:ins>
    </w:p>
    <w:p w14:paraId="14548D64" w14:textId="549E084A" w:rsidR="00FB6456" w:rsidRPr="00256704" w:rsidRDefault="00FB6456" w:rsidP="00C90F30">
      <w:pPr>
        <w:rPr>
          <w:ins w:id="67" w:author="Abhishek Deep Nigam" w:date="2015-11-15T16:44:00Z"/>
        </w:rPr>
      </w:pPr>
      <w:ins w:id="68" w:author="Abhishek Deep Nigam" w:date="2015-11-15T19:09:00Z">
        <w:r>
          <w:tab/>
        </w:r>
        <w:r>
          <w:tab/>
          <w:t>8</w:t>
        </w:r>
        <w:r>
          <w:tab/>
        </w:r>
        <w:r>
          <w:tab/>
        </w:r>
        <w:r>
          <w:tab/>
        </w:r>
        <w:r>
          <w:tab/>
        </w:r>
        <w:r>
          <w:tab/>
          <w:t>3</w:t>
        </w:r>
        <w:r>
          <w:tab/>
        </w:r>
        <w:r>
          <w:tab/>
        </w:r>
        <w:r>
          <w:tab/>
        </w:r>
        <w:r>
          <w:tab/>
          <w:t>8 over 3</w:t>
        </w:r>
      </w:ins>
    </w:p>
    <w:p w14:paraId="1EE9AF1E" w14:textId="77777777" w:rsidR="0009751E" w:rsidRDefault="0009751E">
      <w:pPr>
        <w:rPr>
          <w:ins w:id="69" w:author="Abhishek Deep Nigam" w:date="2015-11-15T22:43:00Z"/>
          <w:rFonts w:asciiTheme="majorHAnsi" w:eastAsiaTheme="majorEastAsia" w:hAnsiTheme="majorHAnsi" w:cstheme="majorBidi"/>
          <w:color w:val="0072C6" w:themeColor="accent1"/>
          <w:sz w:val="34"/>
        </w:rPr>
      </w:pPr>
      <w:ins w:id="70" w:author="Abhishek Deep Nigam" w:date="2015-11-15T22:43:00Z">
        <w:r>
          <w:br w:type="page"/>
        </w:r>
      </w:ins>
    </w:p>
    <w:p w14:paraId="683DD3FA" w14:textId="3C9AEFAE" w:rsidR="00381CC6" w:rsidRDefault="00381CC6" w:rsidP="00256704">
      <w:pPr>
        <w:pStyle w:val="Heading3"/>
        <w:rPr>
          <w:ins w:id="71" w:author="Abhishek Deep Nigam" w:date="2015-11-15T16:44:00Z"/>
        </w:rPr>
      </w:pPr>
      <w:ins w:id="72" w:author="Abhishek Deep Nigam" w:date="2015-11-15T16:44:00Z">
        <w:r>
          <w:lastRenderedPageBreak/>
          <w:t>Extra Credit for Part 1</w:t>
        </w:r>
      </w:ins>
    </w:p>
    <w:p w14:paraId="478C1E0D" w14:textId="09BE8C46" w:rsidR="00381CC6" w:rsidRDefault="00381CC6">
      <w:pPr>
        <w:pPrChange w:id="73" w:author="Abhishek Deep Nigam" w:date="2015-11-15T16:44:00Z">
          <w:pPr>
            <w:pStyle w:val="Heading3"/>
          </w:pPr>
        </w:pPrChange>
      </w:pPr>
      <w:ins w:id="74" w:author="Abhishek Deep Nigam" w:date="2015-11-15T16:44:00Z">
        <w:r>
          <w:t>We experimented with using ternary features. This is for bonus points</w:t>
        </w:r>
      </w:ins>
      <w:ins w:id="75" w:author="Abhishek Deep Nigam" w:date="2015-11-15T16:45:00Z">
        <w:r>
          <w:t>.</w:t>
        </w:r>
      </w:ins>
      <w:r w:rsidR="00AD748D">
        <w:t xml:space="preserve"> Our implementation was similar, but we had matrices to represent white, gray, and black rather than just white and black. Our results reflected a small improvement. </w:t>
      </w:r>
    </w:p>
    <w:p w14:paraId="5318E7B4" w14:textId="7D7DB862" w:rsidR="00AD748D" w:rsidRPr="00AD748D" w:rsidRDefault="00AD748D" w:rsidP="00AD748D">
      <w:pPr>
        <w:rPr>
          <w:ins w:id="76" w:author="Abhishek Deep Nigam" w:date="2015-11-15T16:44:00Z"/>
          <w:color w:val="auto"/>
        </w:rPr>
      </w:pPr>
      <w:r>
        <w:t xml:space="preserve">Our overall accuracy improved to </w:t>
      </w:r>
      <w:r w:rsidRPr="00AD748D">
        <w:rPr>
          <w:color w:val="0072C6" w:themeColor="accent1"/>
        </w:rPr>
        <w:t xml:space="preserve">77.6%. </w:t>
      </w:r>
    </w:p>
    <w:p w14:paraId="1A6A02ED" w14:textId="77777777" w:rsidR="00AD748D" w:rsidRDefault="00AD748D">
      <w:pPr>
        <w:rPr>
          <w:ins w:id="77" w:author="Abhishek Deep Nigam" w:date="2015-11-15T17:26:00Z"/>
        </w:rPr>
        <w:pPrChange w:id="78" w:author="Abhishek Deep Nigam" w:date="2015-11-15T17:21:00Z">
          <w:pPr>
            <w:pStyle w:val="Heading3"/>
          </w:pPr>
        </w:pPrChange>
      </w:pPr>
      <w:ins w:id="79" w:author="Abhishek Deep Nigam" w:date="2015-11-15T17:26:00Z">
        <w:r>
          <w:t>Below are the classification rates for each digit. The format is as follows:</w:t>
        </w:r>
      </w:ins>
    </w:p>
    <w:p w14:paraId="6FFEFFF5" w14:textId="77777777" w:rsidR="00AD748D" w:rsidRPr="00C90F30" w:rsidRDefault="00AD748D">
      <w:pPr>
        <w:jc w:val="center"/>
        <w:rPr>
          <w:i/>
        </w:rPr>
        <w:pPrChange w:id="80"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24430C78" w14:textId="46828A8F" w:rsidR="00AD748D" w:rsidRPr="0077482D" w:rsidRDefault="00AD748D" w:rsidP="00AD748D">
      <w:pPr>
        <w:spacing w:before="0" w:after="0" w:line="240" w:lineRule="auto"/>
        <w:rPr>
          <w:color w:val="0072C6" w:themeColor="accent1"/>
        </w:rPr>
      </w:pPr>
      <w:r w:rsidRPr="0077482D">
        <w:rPr>
          <w:color w:val="0072C6" w:themeColor="accent1"/>
        </w:rPr>
        <w:t>(0, 0.833)</w:t>
      </w:r>
    </w:p>
    <w:p w14:paraId="3B421124" w14:textId="190A5C61" w:rsidR="00AD748D" w:rsidRPr="0077482D" w:rsidRDefault="00AD748D" w:rsidP="00AD748D">
      <w:pPr>
        <w:spacing w:before="0" w:after="0" w:line="240" w:lineRule="auto"/>
        <w:rPr>
          <w:color w:val="0072C6" w:themeColor="accent1"/>
        </w:rPr>
      </w:pPr>
      <w:r w:rsidRPr="0077482D">
        <w:rPr>
          <w:color w:val="0072C6" w:themeColor="accent1"/>
        </w:rPr>
        <w:t>(1, 0.953)</w:t>
      </w:r>
    </w:p>
    <w:p w14:paraId="709858BC" w14:textId="3D86B334" w:rsidR="00AD748D" w:rsidRPr="0077482D" w:rsidRDefault="00AD748D" w:rsidP="00AD748D">
      <w:pPr>
        <w:spacing w:before="0" w:after="0" w:line="240" w:lineRule="auto"/>
        <w:rPr>
          <w:color w:val="0072C6" w:themeColor="accent1"/>
        </w:rPr>
      </w:pPr>
      <w:r w:rsidRPr="0077482D">
        <w:rPr>
          <w:color w:val="0072C6" w:themeColor="accent1"/>
        </w:rPr>
        <w:t>(2, 0.766)</w:t>
      </w:r>
    </w:p>
    <w:p w14:paraId="1F910927" w14:textId="51290840" w:rsidR="00AD748D" w:rsidRPr="0077482D" w:rsidRDefault="00AD748D" w:rsidP="00AD748D">
      <w:pPr>
        <w:spacing w:before="0" w:after="0" w:line="240" w:lineRule="auto"/>
        <w:rPr>
          <w:color w:val="0072C6" w:themeColor="accent1"/>
        </w:rPr>
      </w:pPr>
      <w:r w:rsidRPr="0077482D">
        <w:rPr>
          <w:color w:val="0072C6" w:themeColor="accent1"/>
        </w:rPr>
        <w:t>(3, 0.800)</w:t>
      </w:r>
    </w:p>
    <w:p w14:paraId="1A18E387" w14:textId="60818B37" w:rsidR="00AD748D" w:rsidRPr="0077482D" w:rsidRDefault="00AD748D" w:rsidP="00AD748D">
      <w:pPr>
        <w:spacing w:before="0" w:after="0" w:line="240" w:lineRule="auto"/>
        <w:rPr>
          <w:color w:val="0072C6" w:themeColor="accent1"/>
        </w:rPr>
      </w:pPr>
      <w:r w:rsidRPr="0077482D">
        <w:rPr>
          <w:color w:val="0072C6" w:themeColor="accent1"/>
        </w:rPr>
        <w:t>(4, 0.775)</w:t>
      </w:r>
    </w:p>
    <w:p w14:paraId="47DD7B06" w14:textId="64C697F1" w:rsidR="00AD748D" w:rsidRPr="0077482D" w:rsidRDefault="00AD748D" w:rsidP="00AD748D">
      <w:pPr>
        <w:spacing w:before="0" w:after="0" w:line="240" w:lineRule="auto"/>
        <w:rPr>
          <w:color w:val="0072C6" w:themeColor="accent1"/>
        </w:rPr>
      </w:pPr>
      <w:r w:rsidRPr="0077482D">
        <w:rPr>
          <w:color w:val="0072C6" w:themeColor="accent1"/>
        </w:rPr>
        <w:t>(5, 0.684)</w:t>
      </w:r>
    </w:p>
    <w:p w14:paraId="16C56BE0" w14:textId="31BFE606" w:rsidR="00AD748D" w:rsidRPr="0077482D" w:rsidRDefault="00AD748D" w:rsidP="00AD748D">
      <w:pPr>
        <w:spacing w:before="0" w:after="0" w:line="240" w:lineRule="auto"/>
        <w:rPr>
          <w:color w:val="0072C6" w:themeColor="accent1"/>
        </w:rPr>
      </w:pPr>
      <w:r w:rsidRPr="0077482D">
        <w:rPr>
          <w:color w:val="0072C6" w:themeColor="accent1"/>
        </w:rPr>
        <w:t>(6, 0.780)</w:t>
      </w:r>
    </w:p>
    <w:p w14:paraId="2EC829EC" w14:textId="29E8361E" w:rsidR="00AD748D" w:rsidRPr="0077482D" w:rsidRDefault="00AD748D" w:rsidP="00AD748D">
      <w:pPr>
        <w:spacing w:before="0" w:after="0" w:line="240" w:lineRule="auto"/>
        <w:rPr>
          <w:color w:val="0072C6" w:themeColor="accent1"/>
        </w:rPr>
      </w:pPr>
      <w:r w:rsidRPr="0077482D">
        <w:rPr>
          <w:color w:val="0072C6" w:themeColor="accent1"/>
        </w:rPr>
        <w:t>(7, 0.735)</w:t>
      </w:r>
    </w:p>
    <w:p w14:paraId="4FFD0964" w14:textId="4C70F0BE" w:rsidR="00AD748D" w:rsidRPr="0077482D" w:rsidRDefault="00AD748D" w:rsidP="00AD748D">
      <w:pPr>
        <w:spacing w:before="0" w:after="0" w:line="240" w:lineRule="auto"/>
        <w:rPr>
          <w:color w:val="0072C6" w:themeColor="accent1"/>
        </w:rPr>
      </w:pPr>
      <w:r w:rsidRPr="0077482D">
        <w:rPr>
          <w:color w:val="0072C6" w:themeColor="accent1"/>
        </w:rPr>
        <w:t>(8, 0.621)</w:t>
      </w:r>
    </w:p>
    <w:p w14:paraId="29472CF1" w14:textId="2A93DFAF" w:rsidR="0077482D" w:rsidRPr="0077482D" w:rsidRDefault="00AD748D" w:rsidP="0077482D">
      <w:pPr>
        <w:spacing w:before="0" w:after="0" w:line="240" w:lineRule="auto"/>
        <w:rPr>
          <w:color w:val="0072C6" w:themeColor="accent1"/>
        </w:rPr>
      </w:pPr>
      <w:r w:rsidRPr="0077482D">
        <w:rPr>
          <w:color w:val="0072C6" w:themeColor="accent1"/>
        </w:rPr>
        <w:t>(9, 0.800)</w:t>
      </w:r>
    </w:p>
    <w:p w14:paraId="05F91704" w14:textId="46B33DDA" w:rsidR="0077482D" w:rsidRDefault="00256704" w:rsidP="0077482D">
      <w:r>
        <w:t>The confusion matrix is shown below.</w:t>
      </w:r>
    </w:p>
    <w:p w14:paraId="4E8E5DD9" w14:textId="4BE28294" w:rsidR="00256704" w:rsidRDefault="00256704" w:rsidP="0077482D">
      <w:r>
        <w:rPr>
          <w:noProof/>
          <w:lang w:eastAsia="en-US"/>
        </w:rPr>
        <w:drawing>
          <wp:inline distT="0" distB="0" distL="0" distR="0" wp14:anchorId="4BB85622" wp14:editId="35309E38">
            <wp:extent cx="6492240" cy="1904365"/>
            <wp:effectExtent l="0" t="0" r="1016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15 at 5.51.21 PM.png"/>
                    <pic:cNvPicPr/>
                  </pic:nvPicPr>
                  <pic:blipFill>
                    <a:blip r:embed="rId39">
                      <a:extLst>
                        <a:ext uri="{28A0092B-C50C-407E-A947-70E740481C1C}">
                          <a14:useLocalDpi xmlns:a14="http://schemas.microsoft.com/office/drawing/2010/main" val="0"/>
                        </a:ext>
                      </a:extLst>
                    </a:blip>
                    <a:stretch>
                      <a:fillRect/>
                    </a:stretch>
                  </pic:blipFill>
                  <pic:spPr>
                    <a:xfrm>
                      <a:off x="0" y="0"/>
                      <a:ext cx="6492240" cy="1904365"/>
                    </a:xfrm>
                    <a:prstGeom prst="rect">
                      <a:avLst/>
                    </a:prstGeom>
                  </pic:spPr>
                </pic:pic>
              </a:graphicData>
            </a:graphic>
          </wp:inline>
        </w:drawing>
      </w:r>
    </w:p>
    <w:p w14:paraId="25328BC2" w14:textId="7E953B16" w:rsidR="00256704" w:rsidRDefault="00256704" w:rsidP="0077482D">
      <w:r>
        <w:t xml:space="preserve">It appears that ternary features did not make a significant improvement upon classification. However, we do believe that weighting gray values differently could be worth further exploration. </w:t>
      </w:r>
    </w:p>
    <w:p w14:paraId="204ACEA3" w14:textId="6FC8F552" w:rsidR="00381CC6" w:rsidRDefault="00381CC6">
      <w:pPr>
        <w:pPrChange w:id="81" w:author="Abhishek Deep Nigam" w:date="2015-11-15T16:44:00Z">
          <w:pPr>
            <w:pStyle w:val="Heading3"/>
          </w:pPr>
        </w:pPrChange>
      </w:pPr>
      <w:ins w:id="82" w:author="Abhishek Deep Nigam" w:date="2015-11-15T16:45:00Z">
        <w:r>
          <w:lastRenderedPageBreak/>
          <w:t xml:space="preserve">We applied our Naïve Bayes Classifier to the face data set. </w:t>
        </w:r>
      </w:ins>
      <w:ins w:id="83" w:author="Abhishek Deep Nigam" w:date="2015-11-15T17:56:00Z">
        <w:r w:rsidR="00495CCF">
          <w:t xml:space="preserve">The implementation was very similar to the digit data set, except that there were only two classes and </w:t>
        </w:r>
      </w:ins>
      <w:ins w:id="84" w:author="Abhishek Deep Nigam" w:date="2015-11-15T17:57:00Z">
        <w:r w:rsidR="00495CCF">
          <w:t xml:space="preserve">that </w:t>
        </w:r>
      </w:ins>
      <w:ins w:id="85" w:author="Abhishek Deep Nigam" w:date="2015-11-15T17:56:00Z">
        <w:r w:rsidR="00495CCF">
          <w:t xml:space="preserve">there were more features per image. </w:t>
        </w:r>
      </w:ins>
      <w:ins w:id="86" w:author="Abhishek Deep Nigam" w:date="2015-11-15T16:45:00Z">
        <w:r>
          <w:t>This is for bonus points.</w:t>
        </w:r>
      </w:ins>
      <w:r w:rsidR="00256704">
        <w:t xml:space="preserve"> </w:t>
      </w:r>
    </w:p>
    <w:p w14:paraId="1C38E3D0" w14:textId="3E08C5FC" w:rsidR="00256704" w:rsidRDefault="00256704" w:rsidP="00256704">
      <w:r>
        <w:t xml:space="preserve">Our overall accuracy was </w:t>
      </w:r>
      <w:r w:rsidRPr="00256704">
        <w:rPr>
          <w:color w:val="0072C6" w:themeColor="accent1"/>
        </w:rPr>
        <w:t>90.6%</w:t>
      </w:r>
      <w:r>
        <w:t>.</w:t>
      </w:r>
    </w:p>
    <w:p w14:paraId="0530CE97" w14:textId="05DD9DDA" w:rsidR="00256704" w:rsidRDefault="00256704" w:rsidP="00256704">
      <w:r>
        <w:t>Below is the classification rate for each class. The format is as follows</w:t>
      </w:r>
      <w:ins w:id="87" w:author="Abhishek Deep Nigam" w:date="2015-11-15T17:54:00Z">
        <w:r>
          <w:t>, with 0 being not face and 1 being a face</w:t>
        </w:r>
      </w:ins>
      <w:r>
        <w:t>:</w:t>
      </w:r>
    </w:p>
    <w:p w14:paraId="30BF0951" w14:textId="2BE0E478" w:rsidR="00256704" w:rsidRPr="00C90F30" w:rsidRDefault="00256704" w:rsidP="00256704">
      <w:pPr>
        <w:jc w:val="center"/>
        <w:rPr>
          <w:ins w:id="88" w:author="Abhishek Deep Nigam" w:date="2015-11-15T17:53:00Z"/>
          <w:i/>
        </w:rPr>
      </w:pPr>
      <w:ins w:id="89" w:author="Abhishek Deep Nigam" w:date="2015-11-15T17:53:00Z">
        <w:r w:rsidRPr="00C90F30">
          <w:rPr>
            <w:i/>
          </w:rPr>
          <w:t>(</w:t>
        </w:r>
        <w:r>
          <w:rPr>
            <w:i/>
          </w:rPr>
          <w:t xml:space="preserve">face </w:t>
        </w:r>
        <w:r w:rsidRPr="00C90F30">
          <w:rPr>
            <w:i/>
          </w:rPr>
          <w:t>class, classification rate</w:t>
        </w:r>
        <w:r>
          <w:rPr>
            <w:i/>
          </w:rPr>
          <w:t xml:space="preserve"> – truncated after 3 decimal points</w:t>
        </w:r>
        <w:r w:rsidRPr="00C90F30">
          <w:rPr>
            <w:i/>
          </w:rPr>
          <w:t>)</w:t>
        </w:r>
      </w:ins>
    </w:p>
    <w:p w14:paraId="7AD3F7F9" w14:textId="02B48FD0" w:rsidR="00256704" w:rsidRPr="00256704" w:rsidRDefault="00256704">
      <w:pPr>
        <w:spacing w:before="0" w:after="0" w:line="240" w:lineRule="auto"/>
        <w:rPr>
          <w:ins w:id="90" w:author="Abhishek Deep Nigam" w:date="2015-11-15T17:54:00Z"/>
          <w:color w:val="0072C6" w:themeColor="accent1"/>
          <w:rPrChange w:id="91" w:author="Abhishek Deep Nigam" w:date="2015-11-15T17:56:00Z">
            <w:rPr>
              <w:ins w:id="92" w:author="Abhishek Deep Nigam" w:date="2015-11-15T17:54:00Z"/>
            </w:rPr>
          </w:rPrChange>
        </w:rPr>
        <w:pPrChange w:id="93" w:author="Abhishek Deep Nigam" w:date="2015-11-15T17:56:00Z">
          <w:pPr>
            <w:jc w:val="center"/>
          </w:pPr>
        </w:pPrChange>
      </w:pPr>
      <w:ins w:id="94" w:author="Abhishek Deep Nigam" w:date="2015-11-15T17:54:00Z">
        <w:r w:rsidRPr="00256704">
          <w:rPr>
            <w:color w:val="0072C6" w:themeColor="accent1"/>
            <w:rPrChange w:id="95" w:author="Abhishek Deep Nigam" w:date="2015-11-15T17:56:00Z">
              <w:rPr/>
            </w:rPrChange>
          </w:rPr>
          <w:t>(0, 0.883)</w:t>
        </w:r>
      </w:ins>
    </w:p>
    <w:p w14:paraId="71A02C49" w14:textId="77777777" w:rsidR="00256704" w:rsidRPr="00256704" w:rsidDel="00256704" w:rsidRDefault="00256704">
      <w:pPr>
        <w:spacing w:before="0" w:after="0" w:line="240" w:lineRule="auto"/>
        <w:jc w:val="center"/>
        <w:rPr>
          <w:del w:id="96" w:author="Abhishek Deep Nigam" w:date="2015-11-15T17:53:00Z"/>
          <w:color w:val="0072C6" w:themeColor="accent1"/>
          <w:rPrChange w:id="97" w:author="Abhishek Deep Nigam" w:date="2015-11-15T17:56:00Z">
            <w:rPr>
              <w:del w:id="98" w:author="Abhishek Deep Nigam" w:date="2015-11-15T17:53:00Z"/>
            </w:rPr>
          </w:rPrChange>
        </w:rPr>
        <w:pPrChange w:id="99" w:author="Abhishek Deep Nigam" w:date="2015-11-15T17:56:00Z">
          <w:pPr/>
        </w:pPrChange>
      </w:pPr>
      <w:ins w:id="100" w:author="Abhishek Deep Nigam" w:date="2015-11-15T17:54:00Z">
        <w:r w:rsidRPr="00256704">
          <w:rPr>
            <w:color w:val="0072C6" w:themeColor="accent1"/>
            <w:rPrChange w:id="101" w:author="Abhishek Deep Nigam" w:date="2015-11-15T17:56:00Z">
              <w:rPr/>
            </w:rPrChange>
          </w:rPr>
          <w:t>(1, 0.931)</w:t>
        </w:r>
      </w:ins>
    </w:p>
    <w:p w14:paraId="2DBA96C7" w14:textId="77777777" w:rsidR="00256704" w:rsidRDefault="00256704">
      <w:pPr>
        <w:spacing w:before="0" w:after="0" w:line="240" w:lineRule="auto"/>
        <w:pPrChange w:id="102" w:author="Abhishek Deep Nigam" w:date="2015-11-15T17:56:00Z">
          <w:pPr>
            <w:pStyle w:val="Heading3"/>
          </w:pPr>
        </w:pPrChange>
      </w:pPr>
    </w:p>
    <w:p w14:paraId="65589CE0" w14:textId="5C4406A3" w:rsidR="00256704" w:rsidRDefault="00256704" w:rsidP="00256704">
      <w:pPr>
        <w:rPr>
          <w:ins w:id="103" w:author="Abhishek Deep Nigam" w:date="2015-11-15T17:55:00Z"/>
        </w:rPr>
      </w:pPr>
      <w:ins w:id="104" w:author="Abhishek Deep Nigam" w:date="2015-11-15T17:55:00Z">
        <w:r>
          <w:t>The confusion matrix is shown below.</w:t>
        </w:r>
      </w:ins>
    </w:p>
    <w:p w14:paraId="38BF7774" w14:textId="4F6C0A87" w:rsidR="00256704" w:rsidRDefault="00256704" w:rsidP="00256704">
      <w:pPr>
        <w:rPr>
          <w:ins w:id="105" w:author="Abhishek Deep Nigam" w:date="2015-11-15T17:55:00Z"/>
        </w:rPr>
      </w:pPr>
      <w:ins w:id="106" w:author="Abhishek Deep Nigam" w:date="2015-11-15T17:56:00Z">
        <w:r>
          <w:rPr>
            <w:noProof/>
            <w:lang w:eastAsia="en-US"/>
          </w:rPr>
          <w:drawing>
            <wp:inline distT="0" distB="0" distL="0" distR="0" wp14:anchorId="7EDCB7B4" wp14:editId="37EDB031">
              <wp:extent cx="2057400" cy="698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15 at 5.56.01 PM.png"/>
                      <pic:cNvPicPr/>
                    </pic:nvPicPr>
                    <pic:blipFill>
                      <a:blip r:embed="rId40">
                        <a:extLst>
                          <a:ext uri="{28A0092B-C50C-407E-A947-70E740481C1C}">
                            <a14:useLocalDpi xmlns:a14="http://schemas.microsoft.com/office/drawing/2010/main" val="0"/>
                          </a:ext>
                        </a:extLst>
                      </a:blip>
                      <a:stretch>
                        <a:fillRect/>
                      </a:stretch>
                    </pic:blipFill>
                    <pic:spPr>
                      <a:xfrm>
                        <a:off x="0" y="0"/>
                        <a:ext cx="2057400" cy="698500"/>
                      </a:xfrm>
                      <a:prstGeom prst="rect">
                        <a:avLst/>
                      </a:prstGeom>
                    </pic:spPr>
                  </pic:pic>
                </a:graphicData>
              </a:graphic>
            </wp:inline>
          </w:drawing>
        </w:r>
      </w:ins>
    </w:p>
    <w:p w14:paraId="3DB9B718" w14:textId="20DEE43A" w:rsidR="00256704" w:rsidRDefault="00495CCF" w:rsidP="00256704">
      <w:pPr>
        <w:rPr>
          <w:ins w:id="107" w:author="Abhishek Deep Nigam" w:date="2015-11-15T18:00:00Z"/>
        </w:rPr>
      </w:pPr>
      <w:ins w:id="108" w:author="Abhishek Deep Nigam" w:date="2015-11-15T18:00:00Z">
        <w:r>
          <w:t>This whole section was for bonus points.</w:t>
        </w:r>
      </w:ins>
    </w:p>
    <w:p w14:paraId="126D831B" w14:textId="0E4B55FD" w:rsidR="00495CCF" w:rsidRDefault="00495CCF">
      <w:pPr>
        <w:rPr>
          <w:ins w:id="109" w:author="Abhishek Deep Nigam" w:date="2015-11-15T18:01:00Z"/>
        </w:rPr>
      </w:pPr>
      <w:ins w:id="110" w:author="Abhishek Deep Nigam" w:date="2015-11-15T18:01:00Z">
        <w:r>
          <w:br w:type="page"/>
        </w:r>
      </w:ins>
    </w:p>
    <w:p w14:paraId="7B2E80B5" w14:textId="398D4C0D" w:rsidR="00495CCF" w:rsidRDefault="00495CCF">
      <w:pPr>
        <w:pStyle w:val="Heading2"/>
        <w:rPr>
          <w:ins w:id="111" w:author="Abhishek Deep Nigam" w:date="2015-11-15T18:01:00Z"/>
        </w:rPr>
        <w:pPrChange w:id="112" w:author="Abhishek Deep Nigam" w:date="2015-11-15T18:01:00Z">
          <w:pPr>
            <w:pStyle w:val="Heading3"/>
          </w:pPr>
        </w:pPrChange>
      </w:pPr>
      <w:ins w:id="113" w:author="Abhishek Deep Nigam" w:date="2015-11-15T18:01:00Z">
        <w:r>
          <w:lastRenderedPageBreak/>
          <w:t>Part 2: Document Classification</w:t>
        </w:r>
      </w:ins>
    </w:p>
    <w:p w14:paraId="75A0EC11" w14:textId="44CD4882" w:rsidR="00495CCF" w:rsidRDefault="003D00DF">
      <w:pPr>
        <w:pStyle w:val="Heading3"/>
        <w:rPr>
          <w:ins w:id="114" w:author="Abhishek Deep Nigam" w:date="2015-11-15T18:21:00Z"/>
        </w:rPr>
      </w:pPr>
      <w:ins w:id="115" w:author="Abhishek Deep Nigam" w:date="2015-11-15T18:01:00Z">
        <w:r>
          <w:t>2</w:t>
        </w:r>
        <w:r w:rsidR="00495CCF">
          <w:t>.1</w:t>
        </w:r>
      </w:ins>
      <w:ins w:id="116" w:author="Abhishek Deep Nigam" w:date="2015-11-15T18:21:00Z">
        <w:r>
          <w:t>: For Three</w:t>
        </w:r>
        <w:r w:rsidR="00963F27">
          <w:t>-Unit Students</w:t>
        </w:r>
      </w:ins>
    </w:p>
    <w:p w14:paraId="782F2C8E" w14:textId="08E434DC" w:rsidR="00963F27" w:rsidRDefault="00963F27">
      <w:pPr>
        <w:pStyle w:val="Heading4"/>
        <w:rPr>
          <w:ins w:id="117" w:author="Abhishek Deep Nigam" w:date="2015-11-15T18:21:00Z"/>
        </w:rPr>
        <w:pPrChange w:id="118" w:author="Abhishek Deep Nigam" w:date="2015-11-15T18:21:00Z">
          <w:pPr>
            <w:pStyle w:val="Heading3"/>
          </w:pPr>
        </w:pPrChange>
      </w:pPr>
      <w:ins w:id="119" w:author="Abhishek Deep Nigam" w:date="2015-11-15T18:21:00Z">
        <w:r>
          <w:t>Results</w:t>
        </w:r>
      </w:ins>
    </w:p>
    <w:p w14:paraId="3EA4B8C3" w14:textId="77777777" w:rsidR="00963F27" w:rsidRDefault="00963F27">
      <w:pPr>
        <w:pStyle w:val="Heading5"/>
        <w:rPr>
          <w:ins w:id="120" w:author="Abhishek Deep Nigam" w:date="2015-11-15T18:28:00Z"/>
        </w:rPr>
        <w:pPrChange w:id="121" w:author="Abhishek Deep Nigam" w:date="2015-11-15T18:29:00Z">
          <w:pPr/>
        </w:pPrChange>
      </w:pPr>
      <w:ins w:id="122" w:author="Abhishek Deep Nigam" w:date="2015-11-15T18:28:00Z">
        <w:r>
          <w:t>SPAM DATA SET</w:t>
        </w:r>
      </w:ins>
    </w:p>
    <w:p w14:paraId="5050DFAA" w14:textId="77777777" w:rsidR="00963F27" w:rsidRDefault="00963F27">
      <w:pPr>
        <w:spacing w:before="0" w:after="0" w:line="240" w:lineRule="auto"/>
        <w:rPr>
          <w:ins w:id="123" w:author="Abhishek Deep Nigam" w:date="2015-11-15T18:28:00Z"/>
        </w:rPr>
        <w:pPrChange w:id="124" w:author="Abhishek Deep Nigam" w:date="2015-11-15T18:29:00Z">
          <w:pPr/>
        </w:pPrChange>
      </w:pPr>
    </w:p>
    <w:p w14:paraId="49A159E5" w14:textId="77777777" w:rsidR="00963F27" w:rsidRDefault="00963F27">
      <w:pPr>
        <w:pStyle w:val="Heading6"/>
        <w:rPr>
          <w:ins w:id="125" w:author="Abhishek Deep Nigam" w:date="2015-11-15T18:28:00Z"/>
        </w:rPr>
        <w:pPrChange w:id="126" w:author="Abhishek Deep Nigam" w:date="2015-11-15T18:29:00Z">
          <w:pPr/>
        </w:pPrChange>
      </w:pPr>
      <w:ins w:id="127" w:author="Abhishek Deep Nigam" w:date="2015-11-15T18:28:00Z">
        <w:r>
          <w:t>Multinomial</w:t>
        </w:r>
      </w:ins>
    </w:p>
    <w:p w14:paraId="4E027790" w14:textId="77777777" w:rsidR="00963F27" w:rsidRDefault="00963F27">
      <w:pPr>
        <w:spacing w:before="0" w:after="0" w:line="240" w:lineRule="auto"/>
        <w:rPr>
          <w:ins w:id="128" w:author="Abhishek Deep Nigam" w:date="2015-11-15T18:28:00Z"/>
        </w:rPr>
        <w:pPrChange w:id="129" w:author="Abhishek Deep Nigam" w:date="2015-11-15T18:29:00Z">
          <w:pPr/>
        </w:pPrChange>
      </w:pPr>
      <w:ins w:id="130" w:author="Abhishek Deep Nigam" w:date="2015-11-15T18:28:00Z">
        <w:r>
          <w:t>Accuracy 97.30769%</w:t>
        </w:r>
      </w:ins>
    </w:p>
    <w:p w14:paraId="4FB1B331" w14:textId="77777777" w:rsidR="00963F27" w:rsidRDefault="00963F27">
      <w:pPr>
        <w:spacing w:before="0" w:after="0" w:line="240" w:lineRule="auto"/>
        <w:rPr>
          <w:ins w:id="131" w:author="Abhishek Deep Nigam" w:date="2015-11-15T18:54:00Z"/>
        </w:rPr>
        <w:pPrChange w:id="132" w:author="Abhishek Deep Nigam" w:date="2015-11-15T18:29:00Z">
          <w:pPr/>
        </w:pPrChange>
      </w:pPr>
    </w:p>
    <w:p w14:paraId="6260DAF2" w14:textId="46282037" w:rsidR="00FF5FE7" w:rsidRDefault="00FF5FE7">
      <w:pPr>
        <w:spacing w:before="0" w:after="0" w:line="240" w:lineRule="auto"/>
        <w:rPr>
          <w:ins w:id="133" w:author="Abhishek Deep Nigam" w:date="2015-11-15T18:55:00Z"/>
        </w:rPr>
        <w:pPrChange w:id="134" w:author="Abhishek Deep Nigam" w:date="2015-11-15T18:29:00Z">
          <w:pPr/>
        </w:pPrChange>
      </w:pPr>
      <w:ins w:id="135" w:author="Abhishek Deep Nigam" w:date="2015-11-15T18:54:00Z">
        <w:r>
          <w:t>Confusion matrix is below.</w:t>
        </w:r>
      </w:ins>
    </w:p>
    <w:p w14:paraId="67593EDE" w14:textId="77777777" w:rsidR="00FF5FE7" w:rsidRDefault="00FF5FE7">
      <w:pPr>
        <w:spacing w:before="0" w:after="0" w:line="240" w:lineRule="auto"/>
        <w:rPr>
          <w:ins w:id="136" w:author="Abhishek Deep Nigam" w:date="2015-11-15T18:54:00Z"/>
        </w:rPr>
        <w:pPrChange w:id="137" w:author="Abhishek Deep Nigam" w:date="2015-11-15T18:29:00Z">
          <w:pPr/>
        </w:pPrChange>
      </w:pPr>
    </w:p>
    <w:p w14:paraId="1073D111" w14:textId="26473D26" w:rsidR="00FF5FE7" w:rsidRDefault="00FF5FE7">
      <w:pPr>
        <w:spacing w:before="0" w:after="0" w:line="240" w:lineRule="auto"/>
        <w:rPr>
          <w:ins w:id="138" w:author="Abhishek Deep Nigam" w:date="2015-11-15T18:28:00Z"/>
        </w:rPr>
        <w:pPrChange w:id="139" w:author="Abhishek Deep Nigam" w:date="2015-11-15T18:29:00Z">
          <w:pPr/>
        </w:pPrChange>
      </w:pPr>
      <w:ins w:id="140" w:author="Abhishek Deep Nigam" w:date="2015-11-15T18:55:00Z">
        <w:r>
          <w:rPr>
            <w:noProof/>
            <w:lang w:eastAsia="en-US"/>
          </w:rPr>
          <w:drawing>
            <wp:inline distT="0" distB="0" distL="0" distR="0" wp14:anchorId="16019135" wp14:editId="1F8A8D25">
              <wp:extent cx="4876800" cy="261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mult.jpg"/>
                      <pic:cNvPicPr/>
                    </pic:nvPicPr>
                    <pic:blipFill>
                      <a:blip r:embed="rId41">
                        <a:extLst>
                          <a:ext uri="{28A0092B-C50C-407E-A947-70E740481C1C}">
                            <a14:useLocalDpi xmlns:a14="http://schemas.microsoft.com/office/drawing/2010/main" val="0"/>
                          </a:ext>
                        </a:extLst>
                      </a:blip>
                      <a:stretch>
                        <a:fillRect/>
                      </a:stretch>
                    </pic:blipFill>
                    <pic:spPr>
                      <a:xfrm>
                        <a:off x="0" y="0"/>
                        <a:ext cx="4876800" cy="2616200"/>
                      </a:xfrm>
                      <a:prstGeom prst="rect">
                        <a:avLst/>
                      </a:prstGeom>
                    </pic:spPr>
                  </pic:pic>
                </a:graphicData>
              </a:graphic>
            </wp:inline>
          </w:drawing>
        </w:r>
      </w:ins>
    </w:p>
    <w:p w14:paraId="6F343D82" w14:textId="77777777" w:rsidR="00963F27" w:rsidRDefault="00963F27">
      <w:pPr>
        <w:spacing w:before="0" w:after="0" w:line="240" w:lineRule="auto"/>
        <w:rPr>
          <w:ins w:id="141" w:author="Abhishek Deep Nigam" w:date="2015-11-15T18:28:00Z"/>
        </w:rPr>
        <w:pPrChange w:id="142" w:author="Abhishek Deep Nigam" w:date="2015-11-15T18:29:00Z">
          <w:pPr/>
        </w:pPrChange>
      </w:pPr>
    </w:p>
    <w:p w14:paraId="422894D8" w14:textId="77777777" w:rsidR="00963F27" w:rsidRDefault="00963F27">
      <w:pPr>
        <w:pStyle w:val="Heading7"/>
        <w:rPr>
          <w:ins w:id="143" w:author="Abhishek Deep Nigam" w:date="2015-11-15T18:28:00Z"/>
        </w:rPr>
        <w:pPrChange w:id="144" w:author="Abhishek Deep Nigam" w:date="2015-11-15T18:29:00Z">
          <w:pPr/>
        </w:pPrChange>
      </w:pPr>
      <w:ins w:id="145" w:author="Abhishek Deep Nigam" w:date="2015-11-15T18:28:00Z">
        <w:r>
          <w:t>Top 20 Words for Normal Email</w:t>
        </w:r>
      </w:ins>
    </w:p>
    <w:p w14:paraId="15FEFFCA" w14:textId="77777777" w:rsidR="00781DF1" w:rsidRDefault="00781DF1" w:rsidP="00963F27">
      <w:pPr>
        <w:spacing w:before="0" w:after="0" w:line="240" w:lineRule="auto"/>
        <w:rPr>
          <w:ins w:id="146" w:author="Abhishek Deep Nigam" w:date="2015-11-15T18:45:00Z"/>
        </w:rPr>
        <w:sectPr w:rsidR="00781DF1">
          <w:headerReference w:type="default" r:id="rId42"/>
          <w:footerReference w:type="default" r:id="rId43"/>
          <w:headerReference w:type="first" r:id="rId44"/>
          <w:footerReference w:type="first" r:id="rId45"/>
          <w:pgSz w:w="12240" w:h="15840"/>
          <w:pgMar w:top="1901" w:right="1008" w:bottom="1440" w:left="1008" w:header="720" w:footer="432" w:gutter="0"/>
          <w:cols w:space="720"/>
          <w:titlePg/>
          <w:docGrid w:linePitch="360"/>
        </w:sectPr>
      </w:pPr>
    </w:p>
    <w:p w14:paraId="29E2FC9C" w14:textId="09B59418" w:rsidR="00963F27" w:rsidRDefault="00963F27">
      <w:pPr>
        <w:spacing w:before="0" w:after="0" w:line="240" w:lineRule="auto"/>
        <w:rPr>
          <w:ins w:id="157" w:author="Abhishek Deep Nigam" w:date="2015-11-15T18:28:00Z"/>
        </w:rPr>
        <w:pPrChange w:id="158" w:author="Abhishek Deep Nigam" w:date="2015-11-15T18:29:00Z">
          <w:pPr/>
        </w:pPrChange>
      </w:pPr>
      <w:ins w:id="159" w:author="Abhishek Deep Nigam" w:date="2015-11-15T18:28:00Z">
        <w:r>
          <w:lastRenderedPageBreak/>
          <w:t>language</w:t>
        </w:r>
      </w:ins>
    </w:p>
    <w:p w14:paraId="0401B3DC" w14:textId="77777777" w:rsidR="00963F27" w:rsidRDefault="00963F27">
      <w:pPr>
        <w:spacing w:before="0" w:after="0" w:line="240" w:lineRule="auto"/>
        <w:rPr>
          <w:ins w:id="160" w:author="Abhishek Deep Nigam" w:date="2015-11-15T18:28:00Z"/>
        </w:rPr>
        <w:pPrChange w:id="161" w:author="Abhishek Deep Nigam" w:date="2015-11-15T18:29:00Z">
          <w:pPr/>
        </w:pPrChange>
      </w:pPr>
      <w:ins w:id="162" w:author="Abhishek Deep Nigam" w:date="2015-11-15T18:28:00Z">
        <w:r>
          <w:t>university</w:t>
        </w:r>
      </w:ins>
    </w:p>
    <w:p w14:paraId="505DA177" w14:textId="77777777" w:rsidR="00963F27" w:rsidRDefault="00963F27">
      <w:pPr>
        <w:spacing w:before="0" w:after="0" w:line="240" w:lineRule="auto"/>
        <w:rPr>
          <w:ins w:id="163" w:author="Abhishek Deep Nigam" w:date="2015-11-15T18:28:00Z"/>
        </w:rPr>
        <w:pPrChange w:id="164" w:author="Abhishek Deep Nigam" w:date="2015-11-15T18:29:00Z">
          <w:pPr/>
        </w:pPrChange>
      </w:pPr>
      <w:ins w:id="165" w:author="Abhishek Deep Nigam" w:date="2015-11-15T18:28:00Z">
        <w:r>
          <w:t>s</w:t>
        </w:r>
      </w:ins>
    </w:p>
    <w:p w14:paraId="330821F5" w14:textId="77777777" w:rsidR="00963F27" w:rsidRDefault="00963F27">
      <w:pPr>
        <w:spacing w:before="0" w:after="0" w:line="240" w:lineRule="auto"/>
        <w:rPr>
          <w:ins w:id="166" w:author="Abhishek Deep Nigam" w:date="2015-11-15T18:28:00Z"/>
        </w:rPr>
        <w:pPrChange w:id="167" w:author="Abhishek Deep Nigam" w:date="2015-11-15T18:29:00Z">
          <w:pPr/>
        </w:pPrChange>
      </w:pPr>
      <w:ins w:id="168" w:author="Abhishek Deep Nigam" w:date="2015-11-15T18:28:00Z">
        <w:r>
          <w:t>linguistic</w:t>
        </w:r>
      </w:ins>
    </w:p>
    <w:p w14:paraId="5A0B71AB" w14:textId="77777777" w:rsidR="00963F27" w:rsidRDefault="00963F27">
      <w:pPr>
        <w:spacing w:before="0" w:after="0" w:line="240" w:lineRule="auto"/>
        <w:rPr>
          <w:ins w:id="169" w:author="Abhishek Deep Nigam" w:date="2015-11-15T18:28:00Z"/>
        </w:rPr>
        <w:pPrChange w:id="170" w:author="Abhishek Deep Nigam" w:date="2015-11-15T18:29:00Z">
          <w:pPr/>
        </w:pPrChange>
      </w:pPr>
      <w:ins w:id="171" w:author="Abhishek Deep Nigam" w:date="2015-11-15T18:28:00Z">
        <w:r>
          <w:t>de</w:t>
        </w:r>
      </w:ins>
    </w:p>
    <w:p w14:paraId="041499C5" w14:textId="77777777" w:rsidR="00963F27" w:rsidRDefault="00963F27">
      <w:pPr>
        <w:spacing w:before="0" w:after="0" w:line="240" w:lineRule="auto"/>
        <w:rPr>
          <w:ins w:id="172" w:author="Abhishek Deep Nigam" w:date="2015-11-15T18:28:00Z"/>
        </w:rPr>
        <w:pPrChange w:id="173" w:author="Abhishek Deep Nigam" w:date="2015-11-15T18:29:00Z">
          <w:pPr/>
        </w:pPrChange>
      </w:pPr>
      <w:ins w:id="174" w:author="Abhishek Deep Nigam" w:date="2015-11-15T18:28:00Z">
        <w:r>
          <w:t>information</w:t>
        </w:r>
      </w:ins>
    </w:p>
    <w:p w14:paraId="255BDC95" w14:textId="77777777" w:rsidR="00963F27" w:rsidRDefault="00963F27">
      <w:pPr>
        <w:spacing w:before="0" w:after="0" w:line="240" w:lineRule="auto"/>
        <w:rPr>
          <w:ins w:id="175" w:author="Abhishek Deep Nigam" w:date="2015-11-15T18:28:00Z"/>
        </w:rPr>
        <w:pPrChange w:id="176" w:author="Abhishek Deep Nigam" w:date="2015-11-15T18:29:00Z">
          <w:pPr/>
        </w:pPrChange>
      </w:pPr>
      <w:ins w:id="177" w:author="Abhishek Deep Nigam" w:date="2015-11-15T18:28:00Z">
        <w:r>
          <w:t>conference</w:t>
        </w:r>
      </w:ins>
    </w:p>
    <w:p w14:paraId="5029F494" w14:textId="77777777" w:rsidR="00963F27" w:rsidRDefault="00963F27">
      <w:pPr>
        <w:spacing w:before="0" w:after="0" w:line="240" w:lineRule="auto"/>
        <w:rPr>
          <w:ins w:id="178" w:author="Abhishek Deep Nigam" w:date="2015-11-15T18:28:00Z"/>
        </w:rPr>
        <w:pPrChange w:id="179" w:author="Abhishek Deep Nigam" w:date="2015-11-15T18:29:00Z">
          <w:pPr/>
        </w:pPrChange>
      </w:pPr>
      <w:ins w:id="180" w:author="Abhishek Deep Nigam" w:date="2015-11-15T18:28:00Z">
        <w:r>
          <w:lastRenderedPageBreak/>
          <w:t>workshop</w:t>
        </w:r>
      </w:ins>
    </w:p>
    <w:p w14:paraId="7498B14C" w14:textId="77777777" w:rsidR="00963F27" w:rsidRDefault="00963F27">
      <w:pPr>
        <w:spacing w:before="0" w:after="0" w:line="240" w:lineRule="auto"/>
        <w:rPr>
          <w:ins w:id="181" w:author="Abhishek Deep Nigam" w:date="2015-11-15T18:28:00Z"/>
        </w:rPr>
        <w:pPrChange w:id="182" w:author="Abhishek Deep Nigam" w:date="2015-11-15T18:29:00Z">
          <w:pPr/>
        </w:pPrChange>
      </w:pPr>
      <w:ins w:id="183" w:author="Abhishek Deep Nigam" w:date="2015-11-15T18:28:00Z">
        <w:r>
          <w:t>email</w:t>
        </w:r>
      </w:ins>
    </w:p>
    <w:p w14:paraId="20D6A127" w14:textId="77777777" w:rsidR="00963F27" w:rsidRDefault="00963F27">
      <w:pPr>
        <w:spacing w:before="0" w:after="0" w:line="240" w:lineRule="auto"/>
        <w:rPr>
          <w:ins w:id="184" w:author="Abhishek Deep Nigam" w:date="2015-11-15T18:28:00Z"/>
        </w:rPr>
        <w:pPrChange w:id="185" w:author="Abhishek Deep Nigam" w:date="2015-11-15T18:29:00Z">
          <w:pPr/>
        </w:pPrChange>
      </w:pPr>
      <w:ins w:id="186" w:author="Abhishek Deep Nigam" w:date="2015-11-15T18:28:00Z">
        <w:r>
          <w:t>paper</w:t>
        </w:r>
      </w:ins>
    </w:p>
    <w:p w14:paraId="64F12869" w14:textId="77777777" w:rsidR="00963F27" w:rsidRDefault="00963F27">
      <w:pPr>
        <w:spacing w:before="0" w:after="0" w:line="240" w:lineRule="auto"/>
        <w:rPr>
          <w:ins w:id="187" w:author="Abhishek Deep Nigam" w:date="2015-11-15T18:28:00Z"/>
        </w:rPr>
        <w:pPrChange w:id="188" w:author="Abhishek Deep Nigam" w:date="2015-11-15T18:29:00Z">
          <w:pPr/>
        </w:pPrChange>
      </w:pPr>
      <w:ins w:id="189" w:author="Abhishek Deep Nigam" w:date="2015-11-15T18:28:00Z">
        <w:r>
          <w:t>e</w:t>
        </w:r>
      </w:ins>
    </w:p>
    <w:p w14:paraId="12A83CC8" w14:textId="77777777" w:rsidR="00963F27" w:rsidRDefault="00963F27">
      <w:pPr>
        <w:spacing w:before="0" w:after="0" w:line="240" w:lineRule="auto"/>
        <w:rPr>
          <w:ins w:id="190" w:author="Abhishek Deep Nigam" w:date="2015-11-15T18:28:00Z"/>
        </w:rPr>
        <w:pPrChange w:id="191" w:author="Abhishek Deep Nigam" w:date="2015-11-15T18:29:00Z">
          <w:pPr/>
        </w:pPrChange>
      </w:pPr>
      <w:ins w:id="192" w:author="Abhishek Deep Nigam" w:date="2015-11-15T18:28:00Z">
        <w:r>
          <w:t>english</w:t>
        </w:r>
      </w:ins>
    </w:p>
    <w:p w14:paraId="5B308910" w14:textId="77777777" w:rsidR="00963F27" w:rsidRDefault="00963F27">
      <w:pPr>
        <w:spacing w:before="0" w:after="0" w:line="240" w:lineRule="auto"/>
        <w:rPr>
          <w:ins w:id="193" w:author="Abhishek Deep Nigam" w:date="2015-11-15T18:28:00Z"/>
        </w:rPr>
        <w:pPrChange w:id="194" w:author="Abhishek Deep Nigam" w:date="2015-11-15T18:29:00Z">
          <w:pPr/>
        </w:pPrChange>
      </w:pPr>
      <w:ins w:id="195" w:author="Abhishek Deep Nigam" w:date="2015-11-15T18:28:00Z">
        <w:r>
          <w:t>one</w:t>
        </w:r>
      </w:ins>
    </w:p>
    <w:p w14:paraId="700724CB" w14:textId="77777777" w:rsidR="00963F27" w:rsidRDefault="00963F27">
      <w:pPr>
        <w:spacing w:before="0" w:after="0" w:line="240" w:lineRule="auto"/>
        <w:rPr>
          <w:ins w:id="196" w:author="Abhishek Deep Nigam" w:date="2015-11-15T18:28:00Z"/>
        </w:rPr>
        <w:pPrChange w:id="197" w:author="Abhishek Deep Nigam" w:date="2015-11-15T18:29:00Z">
          <w:pPr/>
        </w:pPrChange>
      </w:pPr>
      <w:ins w:id="198" w:author="Abhishek Deep Nigam" w:date="2015-11-15T18:28:00Z">
        <w:r>
          <w:t>please</w:t>
        </w:r>
      </w:ins>
    </w:p>
    <w:p w14:paraId="5D1B74DC" w14:textId="77777777" w:rsidR="00963F27" w:rsidRDefault="00963F27">
      <w:pPr>
        <w:spacing w:before="0" w:after="0" w:line="240" w:lineRule="auto"/>
        <w:rPr>
          <w:ins w:id="199" w:author="Abhishek Deep Nigam" w:date="2015-11-15T18:28:00Z"/>
        </w:rPr>
        <w:pPrChange w:id="200" w:author="Abhishek Deep Nigam" w:date="2015-11-15T18:29:00Z">
          <w:pPr/>
        </w:pPrChange>
      </w:pPr>
      <w:ins w:id="201" w:author="Abhishek Deep Nigam" w:date="2015-11-15T18:28:00Z">
        <w:r>
          <w:lastRenderedPageBreak/>
          <w:t>include</w:t>
        </w:r>
      </w:ins>
    </w:p>
    <w:p w14:paraId="015EF22B" w14:textId="77777777" w:rsidR="00963F27" w:rsidRDefault="00963F27">
      <w:pPr>
        <w:spacing w:before="0" w:after="0" w:line="240" w:lineRule="auto"/>
        <w:rPr>
          <w:ins w:id="202" w:author="Abhishek Deep Nigam" w:date="2015-11-15T18:28:00Z"/>
        </w:rPr>
        <w:pPrChange w:id="203" w:author="Abhishek Deep Nigam" w:date="2015-11-15T18:29:00Z">
          <w:pPr/>
        </w:pPrChange>
      </w:pPr>
      <w:ins w:id="204" w:author="Abhishek Deep Nigam" w:date="2015-11-15T18:28:00Z">
        <w:r>
          <w:t>edu</w:t>
        </w:r>
      </w:ins>
    </w:p>
    <w:p w14:paraId="327D11B8" w14:textId="77777777" w:rsidR="00963F27" w:rsidRDefault="00963F27">
      <w:pPr>
        <w:spacing w:before="0" w:after="0" w:line="240" w:lineRule="auto"/>
        <w:rPr>
          <w:ins w:id="205" w:author="Abhishek Deep Nigam" w:date="2015-11-15T18:28:00Z"/>
        </w:rPr>
        <w:pPrChange w:id="206" w:author="Abhishek Deep Nigam" w:date="2015-11-15T18:29:00Z">
          <w:pPr/>
        </w:pPrChange>
      </w:pPr>
      <w:ins w:id="207" w:author="Abhishek Deep Nigam" w:date="2015-11-15T18:28:00Z">
        <w:r>
          <w:t>http</w:t>
        </w:r>
      </w:ins>
    </w:p>
    <w:p w14:paraId="031D9F3C" w14:textId="77777777" w:rsidR="00963F27" w:rsidRDefault="00963F27">
      <w:pPr>
        <w:spacing w:before="0" w:after="0" w:line="240" w:lineRule="auto"/>
        <w:rPr>
          <w:ins w:id="208" w:author="Abhishek Deep Nigam" w:date="2015-11-15T18:28:00Z"/>
        </w:rPr>
        <w:pPrChange w:id="209" w:author="Abhishek Deep Nigam" w:date="2015-11-15T18:29:00Z">
          <w:pPr/>
        </w:pPrChange>
      </w:pPr>
      <w:ins w:id="210" w:author="Abhishek Deep Nigam" w:date="2015-11-15T18:28:00Z">
        <w:r>
          <w:t>research</w:t>
        </w:r>
      </w:ins>
    </w:p>
    <w:p w14:paraId="2272622E" w14:textId="77777777" w:rsidR="00963F27" w:rsidRDefault="00963F27">
      <w:pPr>
        <w:spacing w:before="0" w:after="0" w:line="240" w:lineRule="auto"/>
        <w:rPr>
          <w:ins w:id="211" w:author="Abhishek Deep Nigam" w:date="2015-11-15T18:28:00Z"/>
        </w:rPr>
        <w:pPrChange w:id="212" w:author="Abhishek Deep Nigam" w:date="2015-11-15T18:29:00Z">
          <w:pPr/>
        </w:pPrChange>
      </w:pPr>
      <w:ins w:id="213" w:author="Abhishek Deep Nigam" w:date="2015-11-15T18:28:00Z">
        <w:r>
          <w:t>abstract</w:t>
        </w:r>
      </w:ins>
    </w:p>
    <w:p w14:paraId="192D4257" w14:textId="77777777" w:rsidR="00963F27" w:rsidRDefault="00963F27">
      <w:pPr>
        <w:spacing w:before="0" w:after="0" w:line="240" w:lineRule="auto"/>
        <w:rPr>
          <w:ins w:id="214" w:author="Abhishek Deep Nigam" w:date="2015-11-15T18:28:00Z"/>
        </w:rPr>
        <w:pPrChange w:id="215" w:author="Abhishek Deep Nigam" w:date="2015-11-15T18:29:00Z">
          <w:pPr/>
        </w:pPrChange>
      </w:pPr>
      <w:ins w:id="216" w:author="Abhishek Deep Nigam" w:date="2015-11-15T18:28:00Z">
        <w:r>
          <w:t>address</w:t>
        </w:r>
      </w:ins>
    </w:p>
    <w:p w14:paraId="231E9814" w14:textId="77777777" w:rsidR="00781DF1" w:rsidRDefault="00781DF1" w:rsidP="00963F27">
      <w:pPr>
        <w:spacing w:before="0" w:after="0" w:line="240" w:lineRule="auto"/>
        <w:rPr>
          <w:ins w:id="217"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218" w:author="Abhishek Deep Nigam" w:date="2015-11-15T18:45:00Z">
            <w:sectPr w:rsidR="00781DF1" w:rsidSect="00781DF1">
              <w:pgMar w:top="1901" w:right="1008" w:bottom="1440" w:left="1008" w:header="720" w:footer="432" w:gutter="0"/>
              <w:cols w:num="1"/>
            </w:sectPr>
          </w:sectPrChange>
        </w:sectPr>
      </w:pPr>
    </w:p>
    <w:p w14:paraId="7856B83D" w14:textId="72A79C28" w:rsidR="00963F27" w:rsidRDefault="00963F27">
      <w:pPr>
        <w:spacing w:before="0" w:after="0" w:line="240" w:lineRule="auto"/>
        <w:rPr>
          <w:ins w:id="219" w:author="Abhishek Deep Nigam" w:date="2015-11-15T18:28:00Z"/>
        </w:rPr>
        <w:pPrChange w:id="220" w:author="Abhishek Deep Nigam" w:date="2015-11-15T18:29:00Z">
          <w:pPr/>
        </w:pPrChange>
      </w:pPr>
    </w:p>
    <w:p w14:paraId="31E7004C" w14:textId="77777777" w:rsidR="00963F27" w:rsidRDefault="00963F27">
      <w:pPr>
        <w:spacing w:before="0" w:after="0" w:line="240" w:lineRule="auto"/>
        <w:rPr>
          <w:ins w:id="221" w:author="Abhishek Deep Nigam" w:date="2015-11-15T18:28:00Z"/>
        </w:rPr>
        <w:pPrChange w:id="222" w:author="Abhishek Deep Nigam" w:date="2015-11-15T18:29:00Z">
          <w:pPr/>
        </w:pPrChange>
      </w:pPr>
    </w:p>
    <w:p w14:paraId="0D5F29A7" w14:textId="77777777" w:rsidR="00311469" w:rsidRDefault="00311469">
      <w:pPr>
        <w:rPr>
          <w:ins w:id="223" w:author="Abhishek Deep Nigam" w:date="2015-11-15T18:57:00Z"/>
          <w:rFonts w:asciiTheme="majorHAnsi" w:eastAsiaTheme="majorEastAsia" w:hAnsiTheme="majorHAnsi" w:cstheme="majorBidi"/>
          <w:i/>
          <w:iCs/>
          <w:spacing w:val="14"/>
        </w:rPr>
      </w:pPr>
      <w:ins w:id="224" w:author="Abhishek Deep Nigam" w:date="2015-11-15T18:57:00Z">
        <w:r>
          <w:br w:type="page"/>
        </w:r>
      </w:ins>
    </w:p>
    <w:p w14:paraId="060336B5" w14:textId="53E82EFB" w:rsidR="00963F27" w:rsidRDefault="00963F27">
      <w:pPr>
        <w:pStyle w:val="Heading7"/>
        <w:rPr>
          <w:ins w:id="225" w:author="Abhishek Deep Nigam" w:date="2015-11-15T18:28:00Z"/>
        </w:rPr>
        <w:pPrChange w:id="226" w:author="Abhishek Deep Nigam" w:date="2015-11-15T18:29:00Z">
          <w:pPr/>
        </w:pPrChange>
      </w:pPr>
      <w:ins w:id="227" w:author="Abhishek Deep Nigam" w:date="2015-11-15T18:28:00Z">
        <w:r>
          <w:lastRenderedPageBreak/>
          <w:t>Top 20 Words for Spam Email</w:t>
        </w:r>
      </w:ins>
    </w:p>
    <w:p w14:paraId="358B57A2" w14:textId="77777777" w:rsidR="00781DF1" w:rsidRDefault="00781DF1" w:rsidP="00963F27">
      <w:pPr>
        <w:spacing w:before="0" w:after="0" w:line="240" w:lineRule="auto"/>
        <w:rPr>
          <w:ins w:id="228"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44568217" w14:textId="578F7514" w:rsidR="00963F27" w:rsidRDefault="00963F27">
      <w:pPr>
        <w:spacing w:before="0" w:after="0" w:line="240" w:lineRule="auto"/>
        <w:rPr>
          <w:ins w:id="229" w:author="Abhishek Deep Nigam" w:date="2015-11-15T18:28:00Z"/>
        </w:rPr>
        <w:pPrChange w:id="230" w:author="Abhishek Deep Nigam" w:date="2015-11-15T18:29:00Z">
          <w:pPr/>
        </w:pPrChange>
      </w:pPr>
      <w:ins w:id="231" w:author="Abhishek Deep Nigam" w:date="2015-11-15T18:28:00Z">
        <w:r>
          <w:lastRenderedPageBreak/>
          <w:t>email</w:t>
        </w:r>
      </w:ins>
    </w:p>
    <w:p w14:paraId="45C97902" w14:textId="77777777" w:rsidR="00963F27" w:rsidRDefault="00963F27">
      <w:pPr>
        <w:spacing w:before="0" w:after="0" w:line="240" w:lineRule="auto"/>
        <w:rPr>
          <w:ins w:id="232" w:author="Abhishek Deep Nigam" w:date="2015-11-15T18:28:00Z"/>
        </w:rPr>
        <w:pPrChange w:id="233" w:author="Abhishek Deep Nigam" w:date="2015-11-15T18:29:00Z">
          <w:pPr/>
        </w:pPrChange>
      </w:pPr>
      <w:ins w:id="234" w:author="Abhishek Deep Nigam" w:date="2015-11-15T18:28:00Z">
        <w:r>
          <w:t>s</w:t>
        </w:r>
      </w:ins>
    </w:p>
    <w:p w14:paraId="5D341499" w14:textId="77777777" w:rsidR="00963F27" w:rsidRDefault="00963F27">
      <w:pPr>
        <w:spacing w:before="0" w:after="0" w:line="240" w:lineRule="auto"/>
        <w:rPr>
          <w:ins w:id="235" w:author="Abhishek Deep Nigam" w:date="2015-11-15T18:28:00Z"/>
        </w:rPr>
        <w:pPrChange w:id="236" w:author="Abhishek Deep Nigam" w:date="2015-11-15T18:29:00Z">
          <w:pPr/>
        </w:pPrChange>
      </w:pPr>
      <w:ins w:id="237" w:author="Abhishek Deep Nigam" w:date="2015-11-15T18:28:00Z">
        <w:r>
          <w:t>order</w:t>
        </w:r>
      </w:ins>
    </w:p>
    <w:p w14:paraId="32070760" w14:textId="77777777" w:rsidR="00963F27" w:rsidRDefault="00963F27">
      <w:pPr>
        <w:spacing w:before="0" w:after="0" w:line="240" w:lineRule="auto"/>
        <w:rPr>
          <w:ins w:id="238" w:author="Abhishek Deep Nigam" w:date="2015-11-15T18:28:00Z"/>
        </w:rPr>
        <w:pPrChange w:id="239" w:author="Abhishek Deep Nigam" w:date="2015-11-15T18:29:00Z">
          <w:pPr/>
        </w:pPrChange>
      </w:pPr>
      <w:ins w:id="240" w:author="Abhishek Deep Nigam" w:date="2015-11-15T18:28:00Z">
        <w:r>
          <w:t>report</w:t>
        </w:r>
      </w:ins>
    </w:p>
    <w:p w14:paraId="52B2C6E4" w14:textId="77777777" w:rsidR="00963F27" w:rsidRDefault="00963F27">
      <w:pPr>
        <w:spacing w:before="0" w:after="0" w:line="240" w:lineRule="auto"/>
        <w:rPr>
          <w:ins w:id="241" w:author="Abhishek Deep Nigam" w:date="2015-11-15T18:28:00Z"/>
        </w:rPr>
        <w:pPrChange w:id="242" w:author="Abhishek Deep Nigam" w:date="2015-11-15T18:29:00Z">
          <w:pPr/>
        </w:pPrChange>
      </w:pPr>
      <w:ins w:id="243" w:author="Abhishek Deep Nigam" w:date="2015-11-15T18:28:00Z">
        <w:r>
          <w:t>our</w:t>
        </w:r>
      </w:ins>
    </w:p>
    <w:p w14:paraId="2F84EA94" w14:textId="77777777" w:rsidR="00963F27" w:rsidRDefault="00963F27">
      <w:pPr>
        <w:spacing w:before="0" w:after="0" w:line="240" w:lineRule="auto"/>
        <w:rPr>
          <w:ins w:id="244" w:author="Abhishek Deep Nigam" w:date="2015-11-15T18:28:00Z"/>
        </w:rPr>
        <w:pPrChange w:id="245" w:author="Abhishek Deep Nigam" w:date="2015-11-15T18:29:00Z">
          <w:pPr/>
        </w:pPrChange>
      </w:pPr>
      <w:ins w:id="246" w:author="Abhishek Deep Nigam" w:date="2015-11-15T18:28:00Z">
        <w:r>
          <w:t>address</w:t>
        </w:r>
      </w:ins>
    </w:p>
    <w:p w14:paraId="1927E9C3" w14:textId="77777777" w:rsidR="00963F27" w:rsidRDefault="00963F27">
      <w:pPr>
        <w:spacing w:before="0" w:after="0" w:line="240" w:lineRule="auto"/>
        <w:rPr>
          <w:ins w:id="247" w:author="Abhishek Deep Nigam" w:date="2015-11-15T18:28:00Z"/>
        </w:rPr>
        <w:pPrChange w:id="248" w:author="Abhishek Deep Nigam" w:date="2015-11-15T18:29:00Z">
          <w:pPr/>
        </w:pPrChange>
      </w:pPr>
      <w:ins w:id="249" w:author="Abhishek Deep Nigam" w:date="2015-11-15T18:28:00Z">
        <w:r>
          <w:t>mail</w:t>
        </w:r>
      </w:ins>
    </w:p>
    <w:p w14:paraId="2B3FA7F2" w14:textId="77777777" w:rsidR="00963F27" w:rsidRDefault="00963F27">
      <w:pPr>
        <w:spacing w:before="0" w:after="0" w:line="240" w:lineRule="auto"/>
        <w:rPr>
          <w:ins w:id="250" w:author="Abhishek Deep Nigam" w:date="2015-11-15T18:28:00Z"/>
        </w:rPr>
        <w:pPrChange w:id="251" w:author="Abhishek Deep Nigam" w:date="2015-11-15T18:29:00Z">
          <w:pPr/>
        </w:pPrChange>
      </w:pPr>
      <w:ins w:id="252" w:author="Abhishek Deep Nigam" w:date="2015-11-15T18:28:00Z">
        <w:r>
          <w:lastRenderedPageBreak/>
          <w:t>program</w:t>
        </w:r>
      </w:ins>
    </w:p>
    <w:p w14:paraId="441ABB0B" w14:textId="77777777" w:rsidR="00963F27" w:rsidRDefault="00963F27">
      <w:pPr>
        <w:spacing w:before="0" w:after="0" w:line="240" w:lineRule="auto"/>
        <w:rPr>
          <w:ins w:id="253" w:author="Abhishek Deep Nigam" w:date="2015-11-15T18:28:00Z"/>
        </w:rPr>
        <w:pPrChange w:id="254" w:author="Abhishek Deep Nigam" w:date="2015-11-15T18:29:00Z">
          <w:pPr/>
        </w:pPrChange>
      </w:pPr>
      <w:ins w:id="255" w:author="Abhishek Deep Nigam" w:date="2015-11-15T18:28:00Z">
        <w:r>
          <w:t>send</w:t>
        </w:r>
      </w:ins>
    </w:p>
    <w:p w14:paraId="50865D73" w14:textId="77777777" w:rsidR="00963F27" w:rsidRDefault="00963F27">
      <w:pPr>
        <w:spacing w:before="0" w:after="0" w:line="240" w:lineRule="auto"/>
        <w:rPr>
          <w:ins w:id="256" w:author="Abhishek Deep Nigam" w:date="2015-11-15T18:28:00Z"/>
        </w:rPr>
        <w:pPrChange w:id="257" w:author="Abhishek Deep Nigam" w:date="2015-11-15T18:29:00Z">
          <w:pPr/>
        </w:pPrChange>
      </w:pPr>
      <w:ins w:id="258" w:author="Abhishek Deep Nigam" w:date="2015-11-15T18:28:00Z">
        <w:r>
          <w:t>free</w:t>
        </w:r>
      </w:ins>
    </w:p>
    <w:p w14:paraId="4DBBF76B" w14:textId="77777777" w:rsidR="00963F27" w:rsidRDefault="00963F27">
      <w:pPr>
        <w:spacing w:before="0" w:after="0" w:line="240" w:lineRule="auto"/>
        <w:rPr>
          <w:ins w:id="259" w:author="Abhishek Deep Nigam" w:date="2015-11-15T18:28:00Z"/>
        </w:rPr>
        <w:pPrChange w:id="260" w:author="Abhishek Deep Nigam" w:date="2015-11-15T18:29:00Z">
          <w:pPr/>
        </w:pPrChange>
      </w:pPr>
      <w:ins w:id="261" w:author="Abhishek Deep Nigam" w:date="2015-11-15T18:28:00Z">
        <w:r>
          <w:t>money</w:t>
        </w:r>
      </w:ins>
    </w:p>
    <w:p w14:paraId="3F0F9A44" w14:textId="77777777" w:rsidR="00963F27" w:rsidRDefault="00963F27">
      <w:pPr>
        <w:spacing w:before="0" w:after="0" w:line="240" w:lineRule="auto"/>
        <w:rPr>
          <w:ins w:id="262" w:author="Abhishek Deep Nigam" w:date="2015-11-15T18:28:00Z"/>
        </w:rPr>
        <w:pPrChange w:id="263" w:author="Abhishek Deep Nigam" w:date="2015-11-15T18:29:00Z">
          <w:pPr/>
        </w:pPrChange>
      </w:pPr>
      <w:ins w:id="264" w:author="Abhishek Deep Nigam" w:date="2015-11-15T18:28:00Z">
        <w:r>
          <w:t>list</w:t>
        </w:r>
      </w:ins>
    </w:p>
    <w:p w14:paraId="549DE6BD" w14:textId="77777777" w:rsidR="00963F27" w:rsidRDefault="00963F27">
      <w:pPr>
        <w:spacing w:before="0" w:after="0" w:line="240" w:lineRule="auto"/>
        <w:rPr>
          <w:ins w:id="265" w:author="Abhishek Deep Nigam" w:date="2015-11-15T18:28:00Z"/>
        </w:rPr>
        <w:pPrChange w:id="266" w:author="Abhishek Deep Nigam" w:date="2015-11-15T18:29:00Z">
          <w:pPr/>
        </w:pPrChange>
      </w:pPr>
      <w:ins w:id="267" w:author="Abhishek Deep Nigam" w:date="2015-11-15T18:28:00Z">
        <w:r>
          <w:t>receive</w:t>
        </w:r>
      </w:ins>
    </w:p>
    <w:p w14:paraId="48A9B7CD" w14:textId="77777777" w:rsidR="00963F27" w:rsidRDefault="00963F27">
      <w:pPr>
        <w:spacing w:before="0" w:after="0" w:line="240" w:lineRule="auto"/>
        <w:rPr>
          <w:ins w:id="268" w:author="Abhishek Deep Nigam" w:date="2015-11-15T18:28:00Z"/>
        </w:rPr>
        <w:pPrChange w:id="269" w:author="Abhishek Deep Nigam" w:date="2015-11-15T18:29:00Z">
          <w:pPr/>
        </w:pPrChange>
      </w:pPr>
      <w:ins w:id="270" w:author="Abhishek Deep Nigam" w:date="2015-11-15T18:28:00Z">
        <w:r>
          <w:t>name</w:t>
        </w:r>
      </w:ins>
    </w:p>
    <w:p w14:paraId="31FD16D4" w14:textId="77777777" w:rsidR="00963F27" w:rsidRDefault="00963F27">
      <w:pPr>
        <w:spacing w:before="0" w:after="0" w:line="240" w:lineRule="auto"/>
        <w:rPr>
          <w:ins w:id="271" w:author="Abhishek Deep Nigam" w:date="2015-11-15T18:28:00Z"/>
        </w:rPr>
        <w:pPrChange w:id="272" w:author="Abhishek Deep Nigam" w:date="2015-11-15T18:29:00Z">
          <w:pPr/>
        </w:pPrChange>
      </w:pPr>
      <w:ins w:id="273" w:author="Abhishek Deep Nigam" w:date="2015-11-15T18:28:00Z">
        <w:r>
          <w:lastRenderedPageBreak/>
          <w:t>business</w:t>
        </w:r>
      </w:ins>
    </w:p>
    <w:p w14:paraId="5561974F" w14:textId="77777777" w:rsidR="00963F27" w:rsidRDefault="00963F27">
      <w:pPr>
        <w:spacing w:before="0" w:after="0" w:line="240" w:lineRule="auto"/>
        <w:rPr>
          <w:ins w:id="274" w:author="Abhishek Deep Nigam" w:date="2015-11-15T18:28:00Z"/>
        </w:rPr>
        <w:pPrChange w:id="275" w:author="Abhishek Deep Nigam" w:date="2015-11-15T18:29:00Z">
          <w:pPr/>
        </w:pPrChange>
      </w:pPr>
      <w:ins w:id="276" w:author="Abhishek Deep Nigam" w:date="2015-11-15T18:28:00Z">
        <w:r>
          <w:t>one</w:t>
        </w:r>
      </w:ins>
    </w:p>
    <w:p w14:paraId="1BF698CE" w14:textId="77777777" w:rsidR="00963F27" w:rsidRDefault="00963F27">
      <w:pPr>
        <w:spacing w:before="0" w:after="0" w:line="240" w:lineRule="auto"/>
        <w:rPr>
          <w:ins w:id="277" w:author="Abhishek Deep Nigam" w:date="2015-11-15T18:28:00Z"/>
        </w:rPr>
        <w:pPrChange w:id="278" w:author="Abhishek Deep Nigam" w:date="2015-11-15T18:29:00Z">
          <w:pPr/>
        </w:pPrChange>
      </w:pPr>
      <w:ins w:id="279" w:author="Abhishek Deep Nigam" w:date="2015-11-15T18:28:00Z">
        <w:r>
          <w:t>d</w:t>
        </w:r>
      </w:ins>
    </w:p>
    <w:p w14:paraId="5E50C7EA" w14:textId="77777777" w:rsidR="00963F27" w:rsidRDefault="00963F27">
      <w:pPr>
        <w:spacing w:before="0" w:after="0" w:line="240" w:lineRule="auto"/>
        <w:rPr>
          <w:ins w:id="280" w:author="Abhishek Deep Nigam" w:date="2015-11-15T18:28:00Z"/>
        </w:rPr>
        <w:pPrChange w:id="281" w:author="Abhishek Deep Nigam" w:date="2015-11-15T18:29:00Z">
          <w:pPr/>
        </w:pPrChange>
      </w:pPr>
      <w:ins w:id="282" w:author="Abhishek Deep Nigam" w:date="2015-11-15T18:28:00Z">
        <w:r>
          <w:t>work</w:t>
        </w:r>
      </w:ins>
    </w:p>
    <w:p w14:paraId="5C1234DF" w14:textId="77777777" w:rsidR="00963F27" w:rsidRDefault="00963F27">
      <w:pPr>
        <w:spacing w:before="0" w:after="0" w:line="240" w:lineRule="auto"/>
        <w:rPr>
          <w:ins w:id="283" w:author="Abhishek Deep Nigam" w:date="2015-11-15T18:28:00Z"/>
        </w:rPr>
        <w:pPrChange w:id="284" w:author="Abhishek Deep Nigam" w:date="2015-11-15T18:29:00Z">
          <w:pPr/>
        </w:pPrChange>
      </w:pPr>
      <w:ins w:id="285" w:author="Abhishek Deep Nigam" w:date="2015-11-15T18:28:00Z">
        <w:r>
          <w:t>com</w:t>
        </w:r>
      </w:ins>
    </w:p>
    <w:p w14:paraId="4183392F" w14:textId="77777777" w:rsidR="00963F27" w:rsidRDefault="00963F27">
      <w:pPr>
        <w:spacing w:before="0" w:after="0" w:line="240" w:lineRule="auto"/>
        <w:rPr>
          <w:ins w:id="286" w:author="Abhishek Deep Nigam" w:date="2015-11-15T18:28:00Z"/>
        </w:rPr>
        <w:pPrChange w:id="287" w:author="Abhishek Deep Nigam" w:date="2015-11-15T18:29:00Z">
          <w:pPr/>
        </w:pPrChange>
      </w:pPr>
      <w:ins w:id="288" w:author="Abhishek Deep Nigam" w:date="2015-11-15T18:28:00Z">
        <w:r>
          <w:t>nt</w:t>
        </w:r>
      </w:ins>
    </w:p>
    <w:p w14:paraId="4BD594AE" w14:textId="77777777" w:rsidR="00781DF1" w:rsidRDefault="00781DF1" w:rsidP="00963F27">
      <w:pPr>
        <w:spacing w:before="0" w:after="0" w:line="240" w:lineRule="auto"/>
        <w:rPr>
          <w:ins w:id="289"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290" w:author="Abhishek Deep Nigam" w:date="2015-11-15T18:45:00Z">
            <w:sectPr w:rsidR="00781DF1" w:rsidSect="00781DF1">
              <w:pgMar w:top="1901" w:right="1008" w:bottom="1440" w:left="1008" w:header="720" w:footer="432" w:gutter="0"/>
              <w:cols w:num="1"/>
            </w:sectPr>
          </w:sectPrChange>
        </w:sectPr>
      </w:pPr>
    </w:p>
    <w:p w14:paraId="6235A8AC" w14:textId="3DADB3C0" w:rsidR="00963F27" w:rsidRDefault="00963F27">
      <w:pPr>
        <w:spacing w:before="0" w:after="0" w:line="240" w:lineRule="auto"/>
        <w:rPr>
          <w:ins w:id="291" w:author="Abhishek Deep Nigam" w:date="2015-11-15T18:28:00Z"/>
        </w:rPr>
        <w:pPrChange w:id="292" w:author="Abhishek Deep Nigam" w:date="2015-11-15T18:29:00Z">
          <w:pPr/>
        </w:pPrChange>
      </w:pPr>
    </w:p>
    <w:p w14:paraId="3F94BE34" w14:textId="77777777" w:rsidR="00963F27" w:rsidRDefault="00963F27">
      <w:pPr>
        <w:spacing w:before="0" w:after="0" w:line="240" w:lineRule="auto"/>
        <w:rPr>
          <w:ins w:id="293" w:author="Abhishek Deep Nigam" w:date="2015-11-15T18:28:00Z"/>
        </w:rPr>
        <w:pPrChange w:id="294" w:author="Abhishek Deep Nigam" w:date="2015-11-15T18:29:00Z">
          <w:pPr/>
        </w:pPrChange>
      </w:pPr>
    </w:p>
    <w:p w14:paraId="4851A410" w14:textId="77777777" w:rsidR="00963F27" w:rsidRDefault="00963F27">
      <w:pPr>
        <w:spacing w:before="0" w:after="0" w:line="240" w:lineRule="auto"/>
        <w:rPr>
          <w:ins w:id="295" w:author="Abhishek Deep Nigam" w:date="2015-11-15T18:28:00Z"/>
        </w:rPr>
        <w:pPrChange w:id="296" w:author="Abhishek Deep Nigam" w:date="2015-11-15T18:29:00Z">
          <w:pPr/>
        </w:pPrChange>
      </w:pPr>
    </w:p>
    <w:p w14:paraId="7F0FC51D" w14:textId="77777777" w:rsidR="00963F27" w:rsidRDefault="00963F27">
      <w:pPr>
        <w:spacing w:before="0" w:after="0" w:line="240" w:lineRule="auto"/>
        <w:rPr>
          <w:ins w:id="297" w:author="Abhishek Deep Nigam" w:date="2015-11-15T18:28:00Z"/>
        </w:rPr>
        <w:pPrChange w:id="298" w:author="Abhishek Deep Nigam" w:date="2015-11-15T18:29:00Z">
          <w:pPr/>
        </w:pPrChange>
      </w:pPr>
    </w:p>
    <w:p w14:paraId="1B09D86E" w14:textId="77777777" w:rsidR="00963F27" w:rsidRDefault="00963F27">
      <w:pPr>
        <w:spacing w:before="0" w:after="0" w:line="240" w:lineRule="auto"/>
        <w:rPr>
          <w:ins w:id="299" w:author="Abhishek Deep Nigam" w:date="2015-11-15T18:28:00Z"/>
        </w:rPr>
        <w:pPrChange w:id="300" w:author="Abhishek Deep Nigam" w:date="2015-11-15T18:29:00Z">
          <w:pPr/>
        </w:pPrChange>
      </w:pPr>
    </w:p>
    <w:p w14:paraId="63C0C734" w14:textId="77777777" w:rsidR="00963F27" w:rsidRDefault="00963F27">
      <w:pPr>
        <w:spacing w:before="0" w:after="0" w:line="240" w:lineRule="auto"/>
        <w:rPr>
          <w:ins w:id="301" w:author="Abhishek Deep Nigam" w:date="2015-11-15T18:28:00Z"/>
        </w:rPr>
        <w:pPrChange w:id="302" w:author="Abhishek Deep Nigam" w:date="2015-11-15T18:29:00Z">
          <w:pPr/>
        </w:pPrChange>
      </w:pPr>
    </w:p>
    <w:p w14:paraId="75A70E86" w14:textId="77777777" w:rsidR="00963F27" w:rsidRDefault="00963F27">
      <w:pPr>
        <w:pStyle w:val="Heading6"/>
        <w:rPr>
          <w:ins w:id="303" w:author="Abhishek Deep Nigam" w:date="2015-11-15T18:28:00Z"/>
        </w:rPr>
        <w:pPrChange w:id="304" w:author="Abhishek Deep Nigam" w:date="2015-11-15T18:30:00Z">
          <w:pPr/>
        </w:pPrChange>
      </w:pPr>
      <w:ins w:id="305" w:author="Abhishek Deep Nigam" w:date="2015-11-15T18:28:00Z">
        <w:r>
          <w:t>Bernoulli</w:t>
        </w:r>
      </w:ins>
    </w:p>
    <w:p w14:paraId="24E51574" w14:textId="77777777" w:rsidR="00963F27" w:rsidRDefault="00963F27">
      <w:pPr>
        <w:spacing w:before="0" w:after="0" w:line="240" w:lineRule="auto"/>
        <w:rPr>
          <w:ins w:id="306" w:author="Abhishek Deep Nigam" w:date="2015-11-15T18:28:00Z"/>
        </w:rPr>
        <w:pPrChange w:id="307" w:author="Abhishek Deep Nigam" w:date="2015-11-15T18:29:00Z">
          <w:pPr/>
        </w:pPrChange>
      </w:pPr>
      <w:ins w:id="308" w:author="Abhishek Deep Nigam" w:date="2015-11-15T18:28:00Z">
        <w:r>
          <w:t>Accuracy 80.76923%</w:t>
        </w:r>
      </w:ins>
    </w:p>
    <w:p w14:paraId="0374D6D7" w14:textId="77777777" w:rsidR="00963F27" w:rsidRDefault="00963F27">
      <w:pPr>
        <w:spacing w:before="0" w:after="0" w:line="240" w:lineRule="auto"/>
        <w:rPr>
          <w:ins w:id="309" w:author="Abhishek Deep Nigam" w:date="2015-11-15T18:28:00Z"/>
        </w:rPr>
        <w:pPrChange w:id="310" w:author="Abhishek Deep Nigam" w:date="2015-11-15T18:29:00Z">
          <w:pPr/>
        </w:pPrChange>
      </w:pPr>
    </w:p>
    <w:p w14:paraId="2125B34E" w14:textId="77777777" w:rsidR="00FF5FE7" w:rsidRDefault="00FF5FE7" w:rsidP="00FF5FE7">
      <w:pPr>
        <w:spacing w:before="0" w:after="0" w:line="240" w:lineRule="auto"/>
        <w:rPr>
          <w:ins w:id="311" w:author="Abhishek Deep Nigam" w:date="2015-11-15T18:55:00Z"/>
        </w:rPr>
      </w:pPr>
      <w:ins w:id="312" w:author="Abhishek Deep Nigam" w:date="2015-11-15T18:55:00Z">
        <w:r>
          <w:t>Confusion matrix is below.</w:t>
        </w:r>
      </w:ins>
    </w:p>
    <w:p w14:paraId="3462A576" w14:textId="77777777" w:rsidR="00963F27" w:rsidRDefault="00963F27">
      <w:pPr>
        <w:spacing w:before="0" w:after="0" w:line="240" w:lineRule="auto"/>
        <w:rPr>
          <w:ins w:id="313" w:author="Abhishek Deep Nigam" w:date="2015-11-15T18:55:00Z"/>
        </w:rPr>
        <w:pPrChange w:id="314" w:author="Abhishek Deep Nigam" w:date="2015-11-15T18:29:00Z">
          <w:pPr/>
        </w:pPrChange>
      </w:pPr>
    </w:p>
    <w:p w14:paraId="3E5C6950" w14:textId="76333F00" w:rsidR="00FF5FE7" w:rsidRDefault="00FF5FE7">
      <w:pPr>
        <w:spacing w:before="0" w:after="0" w:line="240" w:lineRule="auto"/>
        <w:rPr>
          <w:ins w:id="315" w:author="Abhishek Deep Nigam" w:date="2015-11-15T18:28:00Z"/>
        </w:rPr>
        <w:pPrChange w:id="316" w:author="Abhishek Deep Nigam" w:date="2015-11-15T18:29:00Z">
          <w:pPr/>
        </w:pPrChange>
      </w:pPr>
      <w:ins w:id="317" w:author="Abhishek Deep Nigam" w:date="2015-11-15T18:55:00Z">
        <w:r>
          <w:rPr>
            <w:noProof/>
            <w:lang w:eastAsia="en-US"/>
          </w:rPr>
          <w:drawing>
            <wp:inline distT="0" distB="0" distL="0" distR="0" wp14:anchorId="2704C755" wp14:editId="5DE5553F">
              <wp:extent cx="4292600" cy="246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ber.jpg"/>
                      <pic:cNvPicPr/>
                    </pic:nvPicPr>
                    <pic:blipFill>
                      <a:blip r:embed="rId46">
                        <a:extLst>
                          <a:ext uri="{28A0092B-C50C-407E-A947-70E740481C1C}">
                            <a14:useLocalDpi xmlns:a14="http://schemas.microsoft.com/office/drawing/2010/main" val="0"/>
                          </a:ext>
                        </a:extLst>
                      </a:blip>
                      <a:stretch>
                        <a:fillRect/>
                      </a:stretch>
                    </pic:blipFill>
                    <pic:spPr>
                      <a:xfrm>
                        <a:off x="0" y="0"/>
                        <a:ext cx="4292600" cy="2463800"/>
                      </a:xfrm>
                      <a:prstGeom prst="rect">
                        <a:avLst/>
                      </a:prstGeom>
                    </pic:spPr>
                  </pic:pic>
                </a:graphicData>
              </a:graphic>
            </wp:inline>
          </w:drawing>
        </w:r>
      </w:ins>
    </w:p>
    <w:p w14:paraId="477271EA" w14:textId="77777777" w:rsidR="00963F27" w:rsidRDefault="00963F27">
      <w:pPr>
        <w:pStyle w:val="Heading7"/>
        <w:rPr>
          <w:ins w:id="318" w:author="Abhishek Deep Nigam" w:date="2015-11-15T18:28:00Z"/>
        </w:rPr>
        <w:pPrChange w:id="319" w:author="Abhishek Deep Nigam" w:date="2015-11-15T18:30:00Z">
          <w:pPr/>
        </w:pPrChange>
      </w:pPr>
      <w:ins w:id="320" w:author="Abhishek Deep Nigam" w:date="2015-11-15T18:28:00Z">
        <w:r>
          <w:t xml:space="preserve">Top 20 Words for Normal Email </w:t>
        </w:r>
      </w:ins>
    </w:p>
    <w:p w14:paraId="3470EA7F" w14:textId="77777777" w:rsidR="00781DF1" w:rsidRDefault="00781DF1" w:rsidP="00963F27">
      <w:pPr>
        <w:spacing w:before="0" w:after="0" w:line="240" w:lineRule="auto"/>
        <w:rPr>
          <w:ins w:id="321"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C88F3E1" w14:textId="1577EAA1" w:rsidR="00963F27" w:rsidRDefault="00963F27">
      <w:pPr>
        <w:spacing w:before="0" w:after="0" w:line="240" w:lineRule="auto"/>
        <w:rPr>
          <w:ins w:id="322" w:author="Abhishek Deep Nigam" w:date="2015-11-15T18:28:00Z"/>
        </w:rPr>
        <w:pPrChange w:id="323" w:author="Abhishek Deep Nigam" w:date="2015-11-15T18:29:00Z">
          <w:pPr/>
        </w:pPrChange>
      </w:pPr>
      <w:ins w:id="324" w:author="Abhishek Deep Nigam" w:date="2015-11-15T18:28:00Z">
        <w:r>
          <w:lastRenderedPageBreak/>
          <w:t>language</w:t>
        </w:r>
      </w:ins>
    </w:p>
    <w:p w14:paraId="7D00B85B" w14:textId="77777777" w:rsidR="00963F27" w:rsidRDefault="00963F27">
      <w:pPr>
        <w:spacing w:before="0" w:after="0" w:line="240" w:lineRule="auto"/>
        <w:rPr>
          <w:ins w:id="325" w:author="Abhishek Deep Nigam" w:date="2015-11-15T18:28:00Z"/>
        </w:rPr>
        <w:pPrChange w:id="326" w:author="Abhishek Deep Nigam" w:date="2015-11-15T18:29:00Z">
          <w:pPr/>
        </w:pPrChange>
      </w:pPr>
      <w:ins w:id="327" w:author="Abhishek Deep Nigam" w:date="2015-11-15T18:28:00Z">
        <w:r>
          <w:t>university</w:t>
        </w:r>
      </w:ins>
    </w:p>
    <w:p w14:paraId="1FAD6F0D" w14:textId="77777777" w:rsidR="00963F27" w:rsidRDefault="00963F27">
      <w:pPr>
        <w:spacing w:before="0" w:after="0" w:line="240" w:lineRule="auto"/>
        <w:rPr>
          <w:ins w:id="328" w:author="Abhishek Deep Nigam" w:date="2015-11-15T18:28:00Z"/>
        </w:rPr>
        <w:pPrChange w:id="329" w:author="Abhishek Deep Nigam" w:date="2015-11-15T18:29:00Z">
          <w:pPr/>
        </w:pPrChange>
      </w:pPr>
      <w:ins w:id="330" w:author="Abhishek Deep Nigam" w:date="2015-11-15T18:28:00Z">
        <w:r>
          <w:t>s</w:t>
        </w:r>
      </w:ins>
    </w:p>
    <w:p w14:paraId="5B8A0017" w14:textId="77777777" w:rsidR="00963F27" w:rsidRDefault="00963F27">
      <w:pPr>
        <w:spacing w:before="0" w:after="0" w:line="240" w:lineRule="auto"/>
        <w:rPr>
          <w:ins w:id="331" w:author="Abhishek Deep Nigam" w:date="2015-11-15T18:28:00Z"/>
        </w:rPr>
        <w:pPrChange w:id="332" w:author="Abhishek Deep Nigam" w:date="2015-11-15T18:29:00Z">
          <w:pPr/>
        </w:pPrChange>
      </w:pPr>
      <w:ins w:id="333" w:author="Abhishek Deep Nigam" w:date="2015-11-15T18:28:00Z">
        <w:r>
          <w:t>information</w:t>
        </w:r>
      </w:ins>
    </w:p>
    <w:p w14:paraId="58325F4D" w14:textId="77777777" w:rsidR="00963F27" w:rsidRDefault="00963F27">
      <w:pPr>
        <w:spacing w:before="0" w:after="0" w:line="240" w:lineRule="auto"/>
        <w:rPr>
          <w:ins w:id="334" w:author="Abhishek Deep Nigam" w:date="2015-11-15T18:28:00Z"/>
        </w:rPr>
        <w:pPrChange w:id="335" w:author="Abhishek Deep Nigam" w:date="2015-11-15T18:29:00Z">
          <w:pPr/>
        </w:pPrChange>
      </w:pPr>
      <w:ins w:id="336" w:author="Abhishek Deep Nigam" w:date="2015-11-15T18:28:00Z">
        <w:r>
          <w:t>linguistic</w:t>
        </w:r>
      </w:ins>
    </w:p>
    <w:p w14:paraId="1F7EEADC" w14:textId="77777777" w:rsidR="00963F27" w:rsidRDefault="00963F27">
      <w:pPr>
        <w:spacing w:before="0" w:after="0" w:line="240" w:lineRule="auto"/>
        <w:rPr>
          <w:ins w:id="337" w:author="Abhishek Deep Nigam" w:date="2015-11-15T18:28:00Z"/>
        </w:rPr>
        <w:pPrChange w:id="338" w:author="Abhishek Deep Nigam" w:date="2015-11-15T18:29:00Z">
          <w:pPr/>
        </w:pPrChange>
      </w:pPr>
      <w:ins w:id="339" w:author="Abhishek Deep Nigam" w:date="2015-11-15T18:28:00Z">
        <w:r>
          <w:t>http</w:t>
        </w:r>
      </w:ins>
    </w:p>
    <w:p w14:paraId="6304C440" w14:textId="77777777" w:rsidR="00963F27" w:rsidRDefault="00963F27">
      <w:pPr>
        <w:spacing w:before="0" w:after="0" w:line="240" w:lineRule="auto"/>
        <w:rPr>
          <w:ins w:id="340" w:author="Abhishek Deep Nigam" w:date="2015-11-15T18:28:00Z"/>
        </w:rPr>
        <w:pPrChange w:id="341" w:author="Abhishek Deep Nigam" w:date="2015-11-15T18:29:00Z">
          <w:pPr/>
        </w:pPrChange>
      </w:pPr>
      <w:ins w:id="342" w:author="Abhishek Deep Nigam" w:date="2015-11-15T18:28:00Z">
        <w:r>
          <w:t>email</w:t>
        </w:r>
      </w:ins>
    </w:p>
    <w:p w14:paraId="48E9AC48" w14:textId="77777777" w:rsidR="00963F27" w:rsidRDefault="00963F27">
      <w:pPr>
        <w:spacing w:before="0" w:after="0" w:line="240" w:lineRule="auto"/>
        <w:rPr>
          <w:ins w:id="343" w:author="Abhishek Deep Nigam" w:date="2015-11-15T18:28:00Z"/>
        </w:rPr>
        <w:pPrChange w:id="344" w:author="Abhishek Deep Nigam" w:date="2015-11-15T18:29:00Z">
          <w:pPr/>
        </w:pPrChange>
      </w:pPr>
      <w:ins w:id="345" w:author="Abhishek Deep Nigam" w:date="2015-11-15T18:28:00Z">
        <w:r>
          <w:lastRenderedPageBreak/>
          <w:t>please</w:t>
        </w:r>
      </w:ins>
    </w:p>
    <w:p w14:paraId="4783289D" w14:textId="77777777" w:rsidR="00963F27" w:rsidRDefault="00963F27">
      <w:pPr>
        <w:spacing w:before="0" w:after="0" w:line="240" w:lineRule="auto"/>
        <w:rPr>
          <w:ins w:id="346" w:author="Abhishek Deep Nigam" w:date="2015-11-15T18:28:00Z"/>
        </w:rPr>
        <w:pPrChange w:id="347" w:author="Abhishek Deep Nigam" w:date="2015-11-15T18:29:00Z">
          <w:pPr/>
        </w:pPrChange>
      </w:pPr>
      <w:ins w:id="348" w:author="Abhishek Deep Nigam" w:date="2015-11-15T18:28:00Z">
        <w:r>
          <w:t>e</w:t>
        </w:r>
      </w:ins>
    </w:p>
    <w:p w14:paraId="0DB9DC71" w14:textId="77777777" w:rsidR="00963F27" w:rsidRDefault="00963F27">
      <w:pPr>
        <w:spacing w:before="0" w:after="0" w:line="240" w:lineRule="auto"/>
        <w:rPr>
          <w:ins w:id="349" w:author="Abhishek Deep Nigam" w:date="2015-11-15T18:28:00Z"/>
        </w:rPr>
        <w:pPrChange w:id="350" w:author="Abhishek Deep Nigam" w:date="2015-11-15T18:29:00Z">
          <w:pPr/>
        </w:pPrChange>
      </w:pPr>
      <w:ins w:id="351" w:author="Abhishek Deep Nigam" w:date="2015-11-15T18:28:00Z">
        <w:r>
          <w:t>follow</w:t>
        </w:r>
      </w:ins>
    </w:p>
    <w:p w14:paraId="2E4A8084" w14:textId="77777777" w:rsidR="00963F27" w:rsidRDefault="00963F27">
      <w:pPr>
        <w:spacing w:before="0" w:after="0" w:line="240" w:lineRule="auto"/>
        <w:rPr>
          <w:ins w:id="352" w:author="Abhishek Deep Nigam" w:date="2015-11-15T18:28:00Z"/>
        </w:rPr>
        <w:pPrChange w:id="353" w:author="Abhishek Deep Nigam" w:date="2015-11-15T18:29:00Z">
          <w:pPr/>
        </w:pPrChange>
      </w:pPr>
      <w:ins w:id="354" w:author="Abhishek Deep Nigam" w:date="2015-11-15T18:28:00Z">
        <w:r>
          <w:t>fax</w:t>
        </w:r>
      </w:ins>
    </w:p>
    <w:p w14:paraId="7B311AE5" w14:textId="77777777" w:rsidR="00963F27" w:rsidRDefault="00963F27">
      <w:pPr>
        <w:spacing w:before="0" w:after="0" w:line="240" w:lineRule="auto"/>
        <w:rPr>
          <w:ins w:id="355" w:author="Abhishek Deep Nigam" w:date="2015-11-15T18:28:00Z"/>
        </w:rPr>
        <w:pPrChange w:id="356" w:author="Abhishek Deep Nigam" w:date="2015-11-15T18:29:00Z">
          <w:pPr/>
        </w:pPrChange>
      </w:pPr>
      <w:ins w:id="357" w:author="Abhishek Deep Nigam" w:date="2015-11-15T18:28:00Z">
        <w:r>
          <w:t>include</w:t>
        </w:r>
      </w:ins>
    </w:p>
    <w:p w14:paraId="25E1C651" w14:textId="77777777" w:rsidR="00963F27" w:rsidRDefault="00963F27">
      <w:pPr>
        <w:spacing w:before="0" w:after="0" w:line="240" w:lineRule="auto"/>
        <w:rPr>
          <w:ins w:id="358" w:author="Abhishek Deep Nigam" w:date="2015-11-15T18:28:00Z"/>
        </w:rPr>
        <w:pPrChange w:id="359" w:author="Abhishek Deep Nigam" w:date="2015-11-15T18:29:00Z">
          <w:pPr/>
        </w:pPrChange>
      </w:pPr>
      <w:ins w:id="360" w:author="Abhishek Deep Nigam" w:date="2015-11-15T18:28:00Z">
        <w:r>
          <w:t>one</w:t>
        </w:r>
      </w:ins>
    </w:p>
    <w:p w14:paraId="6181E678" w14:textId="77777777" w:rsidR="00963F27" w:rsidRDefault="00963F27">
      <w:pPr>
        <w:spacing w:before="0" w:after="0" w:line="240" w:lineRule="auto"/>
        <w:rPr>
          <w:ins w:id="361" w:author="Abhishek Deep Nigam" w:date="2015-11-15T18:28:00Z"/>
        </w:rPr>
        <w:pPrChange w:id="362" w:author="Abhishek Deep Nigam" w:date="2015-11-15T18:29:00Z">
          <w:pPr/>
        </w:pPrChange>
      </w:pPr>
      <w:ins w:id="363" w:author="Abhishek Deep Nigam" w:date="2015-11-15T18:28:00Z">
        <w:r>
          <w:t>english</w:t>
        </w:r>
      </w:ins>
    </w:p>
    <w:p w14:paraId="4F7369A7" w14:textId="77777777" w:rsidR="00963F27" w:rsidRDefault="00963F27">
      <w:pPr>
        <w:spacing w:before="0" w:after="0" w:line="240" w:lineRule="auto"/>
        <w:rPr>
          <w:ins w:id="364" w:author="Abhishek Deep Nigam" w:date="2015-11-15T18:28:00Z"/>
        </w:rPr>
        <w:pPrChange w:id="365" w:author="Abhishek Deep Nigam" w:date="2015-11-15T18:29:00Z">
          <w:pPr/>
        </w:pPrChange>
      </w:pPr>
      <w:ins w:id="366" w:author="Abhishek Deep Nigam" w:date="2015-11-15T18:28:00Z">
        <w:r>
          <w:lastRenderedPageBreak/>
          <w:t>call</w:t>
        </w:r>
      </w:ins>
    </w:p>
    <w:p w14:paraId="19A90044" w14:textId="77777777" w:rsidR="00963F27" w:rsidRDefault="00963F27">
      <w:pPr>
        <w:spacing w:before="0" w:after="0" w:line="240" w:lineRule="auto"/>
        <w:rPr>
          <w:ins w:id="367" w:author="Abhishek Deep Nigam" w:date="2015-11-15T18:28:00Z"/>
        </w:rPr>
        <w:pPrChange w:id="368" w:author="Abhishek Deep Nigam" w:date="2015-11-15T18:29:00Z">
          <w:pPr/>
        </w:pPrChange>
      </w:pPr>
      <w:ins w:id="369" w:author="Abhishek Deep Nigam" w:date="2015-11-15T18:28:00Z">
        <w:r>
          <w:t>research</w:t>
        </w:r>
      </w:ins>
    </w:p>
    <w:p w14:paraId="037BE6F5" w14:textId="77777777" w:rsidR="00963F27" w:rsidRDefault="00963F27">
      <w:pPr>
        <w:spacing w:before="0" w:after="0" w:line="240" w:lineRule="auto"/>
        <w:rPr>
          <w:ins w:id="370" w:author="Abhishek Deep Nigam" w:date="2015-11-15T18:28:00Z"/>
        </w:rPr>
        <w:pPrChange w:id="371" w:author="Abhishek Deep Nigam" w:date="2015-11-15T18:29:00Z">
          <w:pPr/>
        </w:pPrChange>
      </w:pPr>
      <w:ins w:id="372" w:author="Abhishek Deep Nigam" w:date="2015-11-15T18:28:00Z">
        <w:r>
          <w:t>www</w:t>
        </w:r>
      </w:ins>
    </w:p>
    <w:p w14:paraId="4357E599" w14:textId="77777777" w:rsidR="00963F27" w:rsidRDefault="00963F27">
      <w:pPr>
        <w:spacing w:before="0" w:after="0" w:line="240" w:lineRule="auto"/>
        <w:rPr>
          <w:ins w:id="373" w:author="Abhishek Deep Nigam" w:date="2015-11-15T18:28:00Z"/>
        </w:rPr>
        <w:pPrChange w:id="374" w:author="Abhishek Deep Nigam" w:date="2015-11-15T18:29:00Z">
          <w:pPr/>
        </w:pPrChange>
      </w:pPr>
      <w:ins w:id="375" w:author="Abhishek Deep Nigam" w:date="2015-11-15T18:28:00Z">
        <w:r>
          <w:t>word</w:t>
        </w:r>
      </w:ins>
    </w:p>
    <w:p w14:paraId="1E0FF8F3" w14:textId="77777777" w:rsidR="00963F27" w:rsidRDefault="00963F27">
      <w:pPr>
        <w:spacing w:before="0" w:after="0" w:line="240" w:lineRule="auto"/>
        <w:rPr>
          <w:ins w:id="376" w:author="Abhishek Deep Nigam" w:date="2015-11-15T18:28:00Z"/>
        </w:rPr>
        <w:pPrChange w:id="377" w:author="Abhishek Deep Nigam" w:date="2015-11-15T18:29:00Z">
          <w:pPr/>
        </w:pPrChange>
      </w:pPr>
      <w:ins w:id="378" w:author="Abhishek Deep Nigam" w:date="2015-11-15T18:28:00Z">
        <w:r>
          <w:t>address</w:t>
        </w:r>
      </w:ins>
    </w:p>
    <w:p w14:paraId="65CE3800" w14:textId="77777777" w:rsidR="00963F27" w:rsidRDefault="00963F27">
      <w:pPr>
        <w:spacing w:before="0" w:after="0" w:line="240" w:lineRule="auto"/>
        <w:rPr>
          <w:ins w:id="379" w:author="Abhishek Deep Nigam" w:date="2015-11-15T18:28:00Z"/>
        </w:rPr>
        <w:pPrChange w:id="380" w:author="Abhishek Deep Nigam" w:date="2015-11-15T18:29:00Z">
          <w:pPr/>
        </w:pPrChange>
      </w:pPr>
      <w:ins w:id="381" w:author="Abhishek Deep Nigam" w:date="2015-11-15T18:28:00Z">
        <w:r>
          <w:t>interest</w:t>
        </w:r>
      </w:ins>
    </w:p>
    <w:p w14:paraId="4E0A3CD9" w14:textId="77777777" w:rsidR="00781DF1" w:rsidRDefault="00781DF1" w:rsidP="00963F27">
      <w:pPr>
        <w:spacing w:before="0" w:after="0" w:line="240" w:lineRule="auto"/>
        <w:rPr>
          <w:ins w:id="382"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383" w:author="Abhishek Deep Nigam" w:date="2015-11-15T18:45:00Z">
            <w:sectPr w:rsidR="00781DF1" w:rsidSect="00781DF1">
              <w:pgMar w:top="1901" w:right="1008" w:bottom="1440" w:left="1008" w:header="720" w:footer="432" w:gutter="0"/>
              <w:cols w:num="1"/>
            </w:sectPr>
          </w:sectPrChange>
        </w:sectPr>
      </w:pPr>
    </w:p>
    <w:p w14:paraId="33473AE8" w14:textId="6AE0D2F7" w:rsidR="00963F27" w:rsidRDefault="00963F27">
      <w:pPr>
        <w:spacing w:before="0" w:after="0" w:line="240" w:lineRule="auto"/>
        <w:rPr>
          <w:ins w:id="384" w:author="Abhishek Deep Nigam" w:date="2015-11-15T18:28:00Z"/>
        </w:rPr>
        <w:pPrChange w:id="385" w:author="Abhishek Deep Nigam" w:date="2015-11-15T18:29:00Z">
          <w:pPr/>
        </w:pPrChange>
      </w:pPr>
    </w:p>
    <w:p w14:paraId="4EABA721" w14:textId="77777777" w:rsidR="00963F27" w:rsidRDefault="00963F27">
      <w:pPr>
        <w:spacing w:before="0" w:after="0" w:line="240" w:lineRule="auto"/>
        <w:rPr>
          <w:ins w:id="386" w:author="Abhishek Deep Nigam" w:date="2015-11-15T18:28:00Z"/>
        </w:rPr>
        <w:pPrChange w:id="387" w:author="Abhishek Deep Nigam" w:date="2015-11-15T18:29:00Z">
          <w:pPr/>
        </w:pPrChange>
      </w:pPr>
    </w:p>
    <w:p w14:paraId="2A377674" w14:textId="77777777" w:rsidR="00963F27" w:rsidRDefault="00963F27">
      <w:pPr>
        <w:pStyle w:val="Heading7"/>
        <w:rPr>
          <w:ins w:id="388" w:author="Abhishek Deep Nigam" w:date="2015-11-15T18:28:00Z"/>
        </w:rPr>
        <w:pPrChange w:id="389" w:author="Abhishek Deep Nigam" w:date="2015-11-15T18:30:00Z">
          <w:pPr/>
        </w:pPrChange>
      </w:pPr>
      <w:ins w:id="390" w:author="Abhishek Deep Nigam" w:date="2015-11-15T18:28:00Z">
        <w:r>
          <w:t>Top 20 Words for Spam Email</w:t>
        </w:r>
      </w:ins>
    </w:p>
    <w:p w14:paraId="53696F0B" w14:textId="77777777" w:rsidR="00781DF1" w:rsidRDefault="00781DF1" w:rsidP="00963F27">
      <w:pPr>
        <w:spacing w:before="0" w:after="0" w:line="240" w:lineRule="auto"/>
        <w:rPr>
          <w:ins w:id="391"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2CC81556" w14:textId="7B06EAC5" w:rsidR="00963F27" w:rsidRDefault="00963F27">
      <w:pPr>
        <w:spacing w:before="0" w:after="0" w:line="240" w:lineRule="auto"/>
        <w:rPr>
          <w:ins w:id="392" w:author="Abhishek Deep Nigam" w:date="2015-11-15T18:28:00Z"/>
        </w:rPr>
        <w:pPrChange w:id="393" w:author="Abhishek Deep Nigam" w:date="2015-11-15T18:29:00Z">
          <w:pPr/>
        </w:pPrChange>
      </w:pPr>
      <w:ins w:id="394" w:author="Abhishek Deep Nigam" w:date="2015-11-15T18:28:00Z">
        <w:r>
          <w:lastRenderedPageBreak/>
          <w:t>our</w:t>
        </w:r>
      </w:ins>
    </w:p>
    <w:p w14:paraId="12E74BE0" w14:textId="77777777" w:rsidR="00963F27" w:rsidRDefault="00963F27">
      <w:pPr>
        <w:spacing w:before="0" w:after="0" w:line="240" w:lineRule="auto"/>
        <w:rPr>
          <w:ins w:id="395" w:author="Abhishek Deep Nigam" w:date="2015-11-15T18:28:00Z"/>
        </w:rPr>
        <w:pPrChange w:id="396" w:author="Abhishek Deep Nigam" w:date="2015-11-15T18:29:00Z">
          <w:pPr/>
        </w:pPrChange>
      </w:pPr>
      <w:ins w:id="397" w:author="Abhishek Deep Nigam" w:date="2015-11-15T18:28:00Z">
        <w:r>
          <w:t>s</w:t>
        </w:r>
      </w:ins>
    </w:p>
    <w:p w14:paraId="4E569CBA" w14:textId="77777777" w:rsidR="00963F27" w:rsidRDefault="00963F27">
      <w:pPr>
        <w:spacing w:before="0" w:after="0" w:line="240" w:lineRule="auto"/>
        <w:rPr>
          <w:ins w:id="398" w:author="Abhishek Deep Nigam" w:date="2015-11-15T18:28:00Z"/>
        </w:rPr>
        <w:pPrChange w:id="399" w:author="Abhishek Deep Nigam" w:date="2015-11-15T18:29:00Z">
          <w:pPr/>
        </w:pPrChange>
      </w:pPr>
      <w:ins w:id="400" w:author="Abhishek Deep Nigam" w:date="2015-11-15T18:28:00Z">
        <w:r>
          <w:t>free</w:t>
        </w:r>
      </w:ins>
    </w:p>
    <w:p w14:paraId="6BC768EE" w14:textId="77777777" w:rsidR="00963F27" w:rsidRDefault="00963F27">
      <w:pPr>
        <w:spacing w:before="0" w:after="0" w:line="240" w:lineRule="auto"/>
        <w:rPr>
          <w:ins w:id="401" w:author="Abhishek Deep Nigam" w:date="2015-11-15T18:28:00Z"/>
        </w:rPr>
        <w:pPrChange w:id="402" w:author="Abhishek Deep Nigam" w:date="2015-11-15T18:29:00Z">
          <w:pPr/>
        </w:pPrChange>
      </w:pPr>
      <w:ins w:id="403" w:author="Abhishek Deep Nigam" w:date="2015-11-15T18:28:00Z">
        <w:r>
          <w:t>please</w:t>
        </w:r>
      </w:ins>
    </w:p>
    <w:p w14:paraId="5C1158BD" w14:textId="77777777" w:rsidR="00963F27" w:rsidRDefault="00963F27">
      <w:pPr>
        <w:spacing w:before="0" w:after="0" w:line="240" w:lineRule="auto"/>
        <w:rPr>
          <w:ins w:id="404" w:author="Abhishek Deep Nigam" w:date="2015-11-15T18:28:00Z"/>
        </w:rPr>
        <w:pPrChange w:id="405" w:author="Abhishek Deep Nigam" w:date="2015-11-15T18:29:00Z">
          <w:pPr/>
        </w:pPrChange>
      </w:pPr>
      <w:ins w:id="406" w:author="Abhishek Deep Nigam" w:date="2015-11-15T18:28:00Z">
        <w:r>
          <w:t>email</w:t>
        </w:r>
      </w:ins>
    </w:p>
    <w:p w14:paraId="20862241" w14:textId="77777777" w:rsidR="00963F27" w:rsidRDefault="00963F27">
      <w:pPr>
        <w:spacing w:before="0" w:after="0" w:line="240" w:lineRule="auto"/>
        <w:rPr>
          <w:ins w:id="407" w:author="Abhishek Deep Nigam" w:date="2015-11-15T18:28:00Z"/>
        </w:rPr>
        <w:pPrChange w:id="408" w:author="Abhishek Deep Nigam" w:date="2015-11-15T18:29:00Z">
          <w:pPr/>
        </w:pPrChange>
      </w:pPr>
      <w:ins w:id="409" w:author="Abhishek Deep Nigam" w:date="2015-11-15T18:28:00Z">
        <w:r>
          <w:t>mail</w:t>
        </w:r>
      </w:ins>
    </w:p>
    <w:p w14:paraId="54DCD80D" w14:textId="77777777" w:rsidR="00963F27" w:rsidRDefault="00963F27">
      <w:pPr>
        <w:spacing w:before="0" w:after="0" w:line="240" w:lineRule="auto"/>
        <w:rPr>
          <w:ins w:id="410" w:author="Abhishek Deep Nigam" w:date="2015-11-15T18:28:00Z"/>
        </w:rPr>
        <w:pPrChange w:id="411" w:author="Abhishek Deep Nigam" w:date="2015-11-15T18:29:00Z">
          <w:pPr/>
        </w:pPrChange>
      </w:pPr>
      <w:ins w:id="412" w:author="Abhishek Deep Nigam" w:date="2015-11-15T18:28:00Z">
        <w:r>
          <w:t>one</w:t>
        </w:r>
      </w:ins>
    </w:p>
    <w:p w14:paraId="37594CA8" w14:textId="77777777" w:rsidR="00963F27" w:rsidRDefault="00963F27">
      <w:pPr>
        <w:spacing w:before="0" w:after="0" w:line="240" w:lineRule="auto"/>
        <w:rPr>
          <w:ins w:id="413" w:author="Abhishek Deep Nigam" w:date="2015-11-15T18:28:00Z"/>
        </w:rPr>
        <w:pPrChange w:id="414" w:author="Abhishek Deep Nigam" w:date="2015-11-15T18:29:00Z">
          <w:pPr/>
        </w:pPrChange>
      </w:pPr>
      <w:ins w:id="415" w:author="Abhishek Deep Nigam" w:date="2015-11-15T18:28:00Z">
        <w:r>
          <w:lastRenderedPageBreak/>
          <w:t>address</w:t>
        </w:r>
      </w:ins>
    </w:p>
    <w:p w14:paraId="77DE8C04" w14:textId="77777777" w:rsidR="00963F27" w:rsidRDefault="00963F27">
      <w:pPr>
        <w:spacing w:before="0" w:after="0" w:line="240" w:lineRule="auto"/>
        <w:rPr>
          <w:ins w:id="416" w:author="Abhishek Deep Nigam" w:date="2015-11-15T18:28:00Z"/>
        </w:rPr>
        <w:pPrChange w:id="417" w:author="Abhishek Deep Nigam" w:date="2015-11-15T18:29:00Z">
          <w:pPr/>
        </w:pPrChange>
      </w:pPr>
      <w:ins w:id="418" w:author="Abhishek Deep Nigam" w:date="2015-11-15T18:28:00Z">
        <w:r>
          <w:t>list</w:t>
        </w:r>
      </w:ins>
    </w:p>
    <w:p w14:paraId="2FAE5E21" w14:textId="77777777" w:rsidR="00963F27" w:rsidRDefault="00963F27">
      <w:pPr>
        <w:spacing w:before="0" w:after="0" w:line="240" w:lineRule="auto"/>
        <w:rPr>
          <w:ins w:id="419" w:author="Abhishek Deep Nigam" w:date="2015-11-15T18:28:00Z"/>
        </w:rPr>
        <w:pPrChange w:id="420" w:author="Abhishek Deep Nigam" w:date="2015-11-15T18:29:00Z">
          <w:pPr/>
        </w:pPrChange>
      </w:pPr>
      <w:ins w:id="421" w:author="Abhishek Deep Nigam" w:date="2015-11-15T18:28:00Z">
        <w:r>
          <w:t>com</w:t>
        </w:r>
      </w:ins>
    </w:p>
    <w:p w14:paraId="4F5DE863" w14:textId="77777777" w:rsidR="00963F27" w:rsidRDefault="00963F27">
      <w:pPr>
        <w:spacing w:before="0" w:after="0" w:line="240" w:lineRule="auto"/>
        <w:rPr>
          <w:ins w:id="422" w:author="Abhishek Deep Nigam" w:date="2015-11-15T18:28:00Z"/>
        </w:rPr>
        <w:pPrChange w:id="423" w:author="Abhishek Deep Nigam" w:date="2015-11-15T18:29:00Z">
          <w:pPr/>
        </w:pPrChange>
      </w:pPr>
      <w:ins w:id="424" w:author="Abhishek Deep Nigam" w:date="2015-11-15T18:28:00Z">
        <w:r>
          <w:t>receive</w:t>
        </w:r>
      </w:ins>
    </w:p>
    <w:p w14:paraId="60A8F3FB" w14:textId="77777777" w:rsidR="00963F27" w:rsidRDefault="00963F27">
      <w:pPr>
        <w:spacing w:before="0" w:after="0" w:line="240" w:lineRule="auto"/>
        <w:rPr>
          <w:ins w:id="425" w:author="Abhishek Deep Nigam" w:date="2015-11-15T18:28:00Z"/>
        </w:rPr>
        <w:pPrChange w:id="426" w:author="Abhishek Deep Nigam" w:date="2015-11-15T18:29:00Z">
          <w:pPr/>
        </w:pPrChange>
      </w:pPr>
      <w:ins w:id="427" w:author="Abhishek Deep Nigam" w:date="2015-11-15T18:28:00Z">
        <w:r>
          <w:t>http</w:t>
        </w:r>
      </w:ins>
    </w:p>
    <w:p w14:paraId="4CA4D21A" w14:textId="77777777" w:rsidR="00963F27" w:rsidRDefault="00963F27">
      <w:pPr>
        <w:spacing w:before="0" w:after="0" w:line="240" w:lineRule="auto"/>
        <w:rPr>
          <w:ins w:id="428" w:author="Abhishek Deep Nigam" w:date="2015-11-15T18:28:00Z"/>
        </w:rPr>
        <w:pPrChange w:id="429" w:author="Abhishek Deep Nigam" w:date="2015-11-15T18:29:00Z">
          <w:pPr/>
        </w:pPrChange>
      </w:pPr>
      <w:ins w:id="430" w:author="Abhishek Deep Nigam" w:date="2015-11-15T18:28:00Z">
        <w:r>
          <w:t>us</w:t>
        </w:r>
      </w:ins>
    </w:p>
    <w:p w14:paraId="6A1D1B31" w14:textId="77777777" w:rsidR="00963F27" w:rsidRDefault="00963F27">
      <w:pPr>
        <w:spacing w:before="0" w:after="0" w:line="240" w:lineRule="auto"/>
        <w:rPr>
          <w:ins w:id="431" w:author="Abhishek Deep Nigam" w:date="2015-11-15T18:28:00Z"/>
        </w:rPr>
        <w:pPrChange w:id="432" w:author="Abhishek Deep Nigam" w:date="2015-11-15T18:29:00Z">
          <w:pPr/>
        </w:pPrChange>
      </w:pPr>
      <w:ins w:id="433" w:author="Abhishek Deep Nigam" w:date="2015-11-15T18:28:00Z">
        <w:r>
          <w:t>send</w:t>
        </w:r>
      </w:ins>
    </w:p>
    <w:p w14:paraId="79A90847" w14:textId="77777777" w:rsidR="00963F27" w:rsidRDefault="00963F27">
      <w:pPr>
        <w:spacing w:before="0" w:after="0" w:line="240" w:lineRule="auto"/>
        <w:rPr>
          <w:ins w:id="434" w:author="Abhishek Deep Nigam" w:date="2015-11-15T18:28:00Z"/>
        </w:rPr>
        <w:pPrChange w:id="435" w:author="Abhishek Deep Nigam" w:date="2015-11-15T18:29:00Z">
          <w:pPr/>
        </w:pPrChange>
      </w:pPr>
      <w:ins w:id="436" w:author="Abhishek Deep Nigam" w:date="2015-11-15T18:28:00Z">
        <w:r>
          <w:lastRenderedPageBreak/>
          <w:t>day</w:t>
        </w:r>
      </w:ins>
    </w:p>
    <w:p w14:paraId="64AF980F" w14:textId="77777777" w:rsidR="00963F27" w:rsidRDefault="00963F27">
      <w:pPr>
        <w:spacing w:before="0" w:after="0" w:line="240" w:lineRule="auto"/>
        <w:rPr>
          <w:ins w:id="437" w:author="Abhishek Deep Nigam" w:date="2015-11-15T18:28:00Z"/>
        </w:rPr>
        <w:pPrChange w:id="438" w:author="Abhishek Deep Nigam" w:date="2015-11-15T18:29:00Z">
          <w:pPr/>
        </w:pPrChange>
      </w:pPr>
      <w:ins w:id="439" w:author="Abhishek Deep Nigam" w:date="2015-11-15T18:28:00Z">
        <w:r>
          <w:t>information</w:t>
        </w:r>
      </w:ins>
    </w:p>
    <w:p w14:paraId="3F69527D" w14:textId="77777777" w:rsidR="00963F27" w:rsidRDefault="00963F27">
      <w:pPr>
        <w:spacing w:before="0" w:after="0" w:line="240" w:lineRule="auto"/>
        <w:rPr>
          <w:ins w:id="440" w:author="Abhishek Deep Nigam" w:date="2015-11-15T18:28:00Z"/>
        </w:rPr>
        <w:pPrChange w:id="441" w:author="Abhishek Deep Nigam" w:date="2015-11-15T18:29:00Z">
          <w:pPr/>
        </w:pPrChange>
      </w:pPr>
      <w:ins w:id="442" w:author="Abhishek Deep Nigam" w:date="2015-11-15T18:28:00Z">
        <w:r>
          <w:t>remove</w:t>
        </w:r>
      </w:ins>
    </w:p>
    <w:p w14:paraId="468E537C" w14:textId="77777777" w:rsidR="00963F27" w:rsidRDefault="00963F27">
      <w:pPr>
        <w:spacing w:before="0" w:after="0" w:line="240" w:lineRule="auto"/>
        <w:rPr>
          <w:ins w:id="443" w:author="Abhishek Deep Nigam" w:date="2015-11-15T18:28:00Z"/>
        </w:rPr>
        <w:pPrChange w:id="444" w:author="Abhishek Deep Nigam" w:date="2015-11-15T18:29:00Z">
          <w:pPr/>
        </w:pPrChange>
      </w:pPr>
      <w:ins w:id="445" w:author="Abhishek Deep Nigam" w:date="2015-11-15T18:28:00Z">
        <w:r>
          <w:t>here</w:t>
        </w:r>
      </w:ins>
    </w:p>
    <w:p w14:paraId="5D25A039" w14:textId="77777777" w:rsidR="00963F27" w:rsidRDefault="00963F27">
      <w:pPr>
        <w:spacing w:before="0" w:after="0" w:line="240" w:lineRule="auto"/>
        <w:rPr>
          <w:ins w:id="446" w:author="Abhishek Deep Nigam" w:date="2015-11-15T18:28:00Z"/>
        </w:rPr>
        <w:pPrChange w:id="447" w:author="Abhishek Deep Nigam" w:date="2015-11-15T18:29:00Z">
          <w:pPr/>
        </w:pPrChange>
      </w:pPr>
      <w:ins w:id="448" w:author="Abhishek Deep Nigam" w:date="2015-11-15T18:28:00Z">
        <w:r>
          <w:t>over</w:t>
        </w:r>
      </w:ins>
    </w:p>
    <w:p w14:paraId="0780A54B" w14:textId="77777777" w:rsidR="00963F27" w:rsidRDefault="00963F27">
      <w:pPr>
        <w:spacing w:before="0" w:after="0" w:line="240" w:lineRule="auto"/>
        <w:rPr>
          <w:ins w:id="449" w:author="Abhishek Deep Nigam" w:date="2015-11-15T18:28:00Z"/>
        </w:rPr>
        <w:pPrChange w:id="450" w:author="Abhishek Deep Nigam" w:date="2015-11-15T18:29:00Z">
          <w:pPr/>
        </w:pPrChange>
      </w:pPr>
      <w:ins w:id="451" w:author="Abhishek Deep Nigam" w:date="2015-11-15T18:28:00Z">
        <w:r>
          <w:t>want</w:t>
        </w:r>
      </w:ins>
    </w:p>
    <w:p w14:paraId="3B25F781" w14:textId="77777777" w:rsidR="00781DF1" w:rsidRDefault="00781DF1" w:rsidP="00963F27">
      <w:pPr>
        <w:spacing w:before="0" w:after="0" w:line="240" w:lineRule="auto"/>
        <w:rPr>
          <w:ins w:id="452"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453" w:author="Abhishek Deep Nigam" w:date="2015-11-15T18:45:00Z">
            <w:sectPr w:rsidR="00781DF1" w:rsidSect="00781DF1">
              <w:pgMar w:top="1901" w:right="1008" w:bottom="1440" w:left="1008" w:header="720" w:footer="432" w:gutter="0"/>
              <w:cols w:num="1"/>
            </w:sectPr>
          </w:sectPrChange>
        </w:sectPr>
      </w:pPr>
    </w:p>
    <w:p w14:paraId="6D51E803" w14:textId="0ED5CCFE" w:rsidR="00963F27" w:rsidRDefault="00963F27">
      <w:pPr>
        <w:spacing w:before="0" w:after="0" w:line="240" w:lineRule="auto"/>
        <w:rPr>
          <w:ins w:id="454" w:author="Abhishek Deep Nigam" w:date="2015-11-15T18:28:00Z"/>
        </w:rPr>
        <w:pPrChange w:id="455" w:author="Abhishek Deep Nigam" w:date="2015-11-15T18:29:00Z">
          <w:pPr/>
        </w:pPrChange>
      </w:pPr>
    </w:p>
    <w:p w14:paraId="7A3EBD03" w14:textId="77777777" w:rsidR="00963F27" w:rsidRDefault="00963F27">
      <w:pPr>
        <w:spacing w:before="0" w:after="0" w:line="240" w:lineRule="auto"/>
        <w:rPr>
          <w:ins w:id="456" w:author="Abhishek Deep Nigam" w:date="2015-11-15T18:28:00Z"/>
        </w:rPr>
        <w:pPrChange w:id="457" w:author="Abhishek Deep Nigam" w:date="2015-11-15T18:29:00Z">
          <w:pPr/>
        </w:pPrChange>
      </w:pPr>
    </w:p>
    <w:p w14:paraId="53E61B18" w14:textId="77777777" w:rsidR="00963F27" w:rsidRDefault="00963F27">
      <w:pPr>
        <w:spacing w:before="0" w:after="0" w:line="240" w:lineRule="auto"/>
        <w:rPr>
          <w:ins w:id="458" w:author="Abhishek Deep Nigam" w:date="2015-11-15T18:28:00Z"/>
        </w:rPr>
        <w:pPrChange w:id="459" w:author="Abhishek Deep Nigam" w:date="2015-11-15T18:29:00Z">
          <w:pPr/>
        </w:pPrChange>
      </w:pPr>
    </w:p>
    <w:p w14:paraId="3DAA3D10" w14:textId="77777777" w:rsidR="00963F27" w:rsidRDefault="00963F27">
      <w:pPr>
        <w:spacing w:before="0" w:after="0" w:line="240" w:lineRule="auto"/>
        <w:rPr>
          <w:ins w:id="460" w:author="Abhishek Deep Nigam" w:date="2015-11-15T18:28:00Z"/>
        </w:rPr>
        <w:pPrChange w:id="461" w:author="Abhishek Deep Nigam" w:date="2015-11-15T18:29:00Z">
          <w:pPr/>
        </w:pPrChange>
      </w:pPr>
    </w:p>
    <w:p w14:paraId="46F56461" w14:textId="77777777" w:rsidR="00963F27" w:rsidRDefault="00963F27">
      <w:pPr>
        <w:spacing w:before="0" w:after="0" w:line="240" w:lineRule="auto"/>
        <w:rPr>
          <w:ins w:id="462" w:author="Abhishek Deep Nigam" w:date="2015-11-15T18:28:00Z"/>
        </w:rPr>
        <w:pPrChange w:id="463" w:author="Abhishek Deep Nigam" w:date="2015-11-15T18:29:00Z">
          <w:pPr/>
        </w:pPrChange>
      </w:pPr>
    </w:p>
    <w:p w14:paraId="4F18C7B6" w14:textId="77777777" w:rsidR="00963F27" w:rsidRDefault="00963F27">
      <w:pPr>
        <w:spacing w:before="0" w:after="0" w:line="240" w:lineRule="auto"/>
        <w:rPr>
          <w:ins w:id="464" w:author="Abhishek Deep Nigam" w:date="2015-11-15T18:28:00Z"/>
        </w:rPr>
        <w:pPrChange w:id="465" w:author="Abhishek Deep Nigam" w:date="2015-11-15T18:29:00Z">
          <w:pPr/>
        </w:pPrChange>
      </w:pPr>
    </w:p>
    <w:p w14:paraId="6CE5B781" w14:textId="77777777" w:rsidR="00311469" w:rsidRDefault="00311469">
      <w:pPr>
        <w:rPr>
          <w:ins w:id="466" w:author="Abhishek Deep Nigam" w:date="2015-11-15T18:57:00Z"/>
          <w:rFonts w:asciiTheme="majorHAnsi" w:eastAsiaTheme="majorEastAsia" w:hAnsiTheme="majorHAnsi" w:cstheme="majorBidi"/>
          <w:color w:val="005494" w:themeColor="accent1" w:themeShade="BF"/>
        </w:rPr>
      </w:pPr>
      <w:ins w:id="467" w:author="Abhishek Deep Nigam" w:date="2015-11-15T18:57:00Z">
        <w:r>
          <w:br w:type="page"/>
        </w:r>
      </w:ins>
    </w:p>
    <w:p w14:paraId="04B26F3B" w14:textId="16CDB6AD" w:rsidR="00963F27" w:rsidRDefault="00963F27">
      <w:pPr>
        <w:pStyle w:val="Heading5"/>
        <w:rPr>
          <w:ins w:id="468" w:author="Abhishek Deep Nigam" w:date="2015-11-15T18:28:00Z"/>
        </w:rPr>
        <w:pPrChange w:id="469" w:author="Abhishek Deep Nigam" w:date="2015-11-15T18:30:00Z">
          <w:pPr/>
        </w:pPrChange>
      </w:pPr>
      <w:ins w:id="470" w:author="Abhishek Deep Nigam" w:date="2015-11-15T18:28:00Z">
        <w:r>
          <w:lastRenderedPageBreak/>
          <w:t>MOVIE DATA SET</w:t>
        </w:r>
      </w:ins>
    </w:p>
    <w:p w14:paraId="4C61E34E" w14:textId="77777777" w:rsidR="00963F27" w:rsidRDefault="00963F27">
      <w:pPr>
        <w:spacing w:before="0" w:after="0" w:line="240" w:lineRule="auto"/>
        <w:rPr>
          <w:ins w:id="471" w:author="Abhishek Deep Nigam" w:date="2015-11-15T18:28:00Z"/>
        </w:rPr>
        <w:pPrChange w:id="472" w:author="Abhishek Deep Nigam" w:date="2015-11-15T18:29:00Z">
          <w:pPr/>
        </w:pPrChange>
      </w:pPr>
    </w:p>
    <w:p w14:paraId="6259FC01" w14:textId="77777777" w:rsidR="00963F27" w:rsidRDefault="00963F27">
      <w:pPr>
        <w:pStyle w:val="Heading6"/>
        <w:rPr>
          <w:ins w:id="473" w:author="Abhishek Deep Nigam" w:date="2015-11-15T18:28:00Z"/>
        </w:rPr>
        <w:pPrChange w:id="474" w:author="Abhishek Deep Nigam" w:date="2015-11-15T18:30:00Z">
          <w:pPr/>
        </w:pPrChange>
      </w:pPr>
      <w:ins w:id="475" w:author="Abhishek Deep Nigam" w:date="2015-11-15T18:28:00Z">
        <w:r>
          <w:t>Multinomial</w:t>
        </w:r>
      </w:ins>
    </w:p>
    <w:p w14:paraId="312595F2" w14:textId="77777777" w:rsidR="00963F27" w:rsidRDefault="00963F27">
      <w:pPr>
        <w:spacing w:before="0" w:after="0" w:line="240" w:lineRule="auto"/>
        <w:rPr>
          <w:ins w:id="476" w:author="Abhishek Deep Nigam" w:date="2015-11-15T18:28:00Z"/>
        </w:rPr>
        <w:pPrChange w:id="477" w:author="Abhishek Deep Nigam" w:date="2015-11-15T18:29:00Z">
          <w:pPr/>
        </w:pPrChange>
      </w:pPr>
      <w:ins w:id="478" w:author="Abhishek Deep Nigam" w:date="2015-11-15T18:28:00Z">
        <w:r>
          <w:t>Accuracy 75.70000%</w:t>
        </w:r>
      </w:ins>
    </w:p>
    <w:p w14:paraId="09F627C1" w14:textId="77777777" w:rsidR="00963F27" w:rsidRDefault="00963F27">
      <w:pPr>
        <w:spacing w:before="0" w:after="0" w:line="240" w:lineRule="auto"/>
        <w:rPr>
          <w:ins w:id="479" w:author="Abhishek Deep Nigam" w:date="2015-11-15T18:28:00Z"/>
        </w:rPr>
        <w:pPrChange w:id="480" w:author="Abhishek Deep Nigam" w:date="2015-11-15T18:29:00Z">
          <w:pPr/>
        </w:pPrChange>
      </w:pPr>
    </w:p>
    <w:p w14:paraId="42042A3A" w14:textId="77777777" w:rsidR="00FF5FE7" w:rsidRDefault="00FF5FE7" w:rsidP="00FF5FE7">
      <w:pPr>
        <w:spacing w:before="0" w:after="0" w:line="240" w:lineRule="auto"/>
        <w:rPr>
          <w:ins w:id="481" w:author="Abhishek Deep Nigam" w:date="2015-11-15T18:55:00Z"/>
        </w:rPr>
      </w:pPr>
      <w:ins w:id="482" w:author="Abhishek Deep Nigam" w:date="2015-11-15T18:55:00Z">
        <w:r>
          <w:t>Confusion matrix is below.</w:t>
        </w:r>
      </w:ins>
    </w:p>
    <w:p w14:paraId="435FCB7D" w14:textId="77777777" w:rsidR="00963F27" w:rsidRDefault="00963F27">
      <w:pPr>
        <w:spacing w:before="0" w:after="0" w:line="240" w:lineRule="auto"/>
        <w:rPr>
          <w:ins w:id="483" w:author="Abhishek Deep Nigam" w:date="2015-11-15T18:55:00Z"/>
        </w:rPr>
        <w:pPrChange w:id="484" w:author="Abhishek Deep Nigam" w:date="2015-11-15T18:29:00Z">
          <w:pPr/>
        </w:pPrChange>
      </w:pPr>
    </w:p>
    <w:p w14:paraId="34D4D2D4" w14:textId="4AA4D007" w:rsidR="00FF5FE7" w:rsidRDefault="00FF5FE7">
      <w:pPr>
        <w:spacing w:before="0" w:after="0" w:line="240" w:lineRule="auto"/>
        <w:rPr>
          <w:ins w:id="485" w:author="Abhishek Deep Nigam" w:date="2015-11-15T18:55:00Z"/>
        </w:rPr>
        <w:pPrChange w:id="486" w:author="Abhishek Deep Nigam" w:date="2015-11-15T18:29:00Z">
          <w:pPr/>
        </w:pPrChange>
      </w:pPr>
      <w:ins w:id="487" w:author="Abhishek Deep Nigam" w:date="2015-11-15T18:56:00Z">
        <w:r>
          <w:rPr>
            <w:noProof/>
            <w:lang w:eastAsia="en-US"/>
          </w:rPr>
          <w:drawing>
            <wp:inline distT="0" distB="0" distL="0" distR="0" wp14:anchorId="2FCD666C" wp14:editId="0B14BF1D">
              <wp:extent cx="38862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viemult.jpg"/>
                      <pic:cNvPicPr/>
                    </pic:nvPicPr>
                    <pic:blipFill>
                      <a:blip r:embed="rId47">
                        <a:extLst>
                          <a:ext uri="{28A0092B-C50C-407E-A947-70E740481C1C}">
                            <a14:useLocalDpi xmlns:a14="http://schemas.microsoft.com/office/drawing/2010/main" val="0"/>
                          </a:ext>
                        </a:extLst>
                      </a:blip>
                      <a:stretch>
                        <a:fillRect/>
                      </a:stretch>
                    </pic:blipFill>
                    <pic:spPr>
                      <a:xfrm>
                        <a:off x="0" y="0"/>
                        <a:ext cx="3886200" cy="2616200"/>
                      </a:xfrm>
                      <a:prstGeom prst="rect">
                        <a:avLst/>
                      </a:prstGeom>
                    </pic:spPr>
                  </pic:pic>
                </a:graphicData>
              </a:graphic>
            </wp:inline>
          </w:drawing>
        </w:r>
      </w:ins>
    </w:p>
    <w:p w14:paraId="3408C565" w14:textId="77777777" w:rsidR="00FF5FE7" w:rsidRDefault="00FF5FE7">
      <w:pPr>
        <w:spacing w:before="0" w:after="0" w:line="240" w:lineRule="auto"/>
        <w:rPr>
          <w:ins w:id="488" w:author="Abhishek Deep Nigam" w:date="2015-11-15T18:28:00Z"/>
        </w:rPr>
        <w:pPrChange w:id="489" w:author="Abhishek Deep Nigam" w:date="2015-11-15T18:29:00Z">
          <w:pPr/>
        </w:pPrChange>
      </w:pPr>
    </w:p>
    <w:p w14:paraId="4D0E52FA" w14:textId="77777777" w:rsidR="00963F27" w:rsidRDefault="00963F27">
      <w:pPr>
        <w:pStyle w:val="Heading7"/>
        <w:rPr>
          <w:ins w:id="490" w:author="Abhishek Deep Nigam" w:date="2015-11-15T18:28:00Z"/>
        </w:rPr>
        <w:pPrChange w:id="491" w:author="Abhishek Deep Nigam" w:date="2015-11-15T18:30:00Z">
          <w:pPr/>
        </w:pPrChange>
      </w:pPr>
      <w:ins w:id="492" w:author="Abhishek Deep Nigam" w:date="2015-11-15T18:28:00Z">
        <w:r>
          <w:t>Top 20 Words for Negative Reviews</w:t>
        </w:r>
      </w:ins>
    </w:p>
    <w:p w14:paraId="34CB38AD" w14:textId="77777777" w:rsidR="00781DF1" w:rsidRDefault="00781DF1" w:rsidP="00963F27">
      <w:pPr>
        <w:spacing w:before="0" w:after="0" w:line="240" w:lineRule="auto"/>
        <w:rPr>
          <w:ins w:id="493"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39920F1F" w14:textId="73E50A5B" w:rsidR="00963F27" w:rsidRDefault="00963F27">
      <w:pPr>
        <w:spacing w:before="0" w:after="0" w:line="240" w:lineRule="auto"/>
        <w:rPr>
          <w:ins w:id="494" w:author="Abhishek Deep Nigam" w:date="2015-11-15T18:28:00Z"/>
        </w:rPr>
        <w:pPrChange w:id="495" w:author="Abhishek Deep Nigam" w:date="2015-11-15T18:29:00Z">
          <w:pPr/>
        </w:pPrChange>
      </w:pPr>
      <w:ins w:id="496" w:author="Abhishek Deep Nigam" w:date="2015-11-15T18:28:00Z">
        <w:r>
          <w:lastRenderedPageBreak/>
          <w:t>movie</w:t>
        </w:r>
      </w:ins>
    </w:p>
    <w:p w14:paraId="335AEAFC" w14:textId="77777777" w:rsidR="00963F27" w:rsidRDefault="00963F27">
      <w:pPr>
        <w:spacing w:before="0" w:after="0" w:line="240" w:lineRule="auto"/>
        <w:rPr>
          <w:ins w:id="497" w:author="Abhishek Deep Nigam" w:date="2015-11-15T18:28:00Z"/>
        </w:rPr>
        <w:pPrChange w:id="498" w:author="Abhishek Deep Nigam" w:date="2015-11-15T18:29:00Z">
          <w:pPr/>
        </w:pPrChange>
      </w:pPr>
      <w:ins w:id="499" w:author="Abhishek Deep Nigam" w:date="2015-11-15T18:28:00Z">
        <w:r>
          <w:t>film</w:t>
        </w:r>
      </w:ins>
    </w:p>
    <w:p w14:paraId="41F58D67" w14:textId="77777777" w:rsidR="00963F27" w:rsidRDefault="00963F27">
      <w:pPr>
        <w:spacing w:before="0" w:after="0" w:line="240" w:lineRule="auto"/>
        <w:rPr>
          <w:ins w:id="500" w:author="Abhishek Deep Nigam" w:date="2015-11-15T18:28:00Z"/>
        </w:rPr>
        <w:pPrChange w:id="501" w:author="Abhishek Deep Nigam" w:date="2015-11-15T18:29:00Z">
          <w:pPr/>
        </w:pPrChange>
      </w:pPr>
      <w:ins w:id="502" w:author="Abhishek Deep Nigam" w:date="2015-11-15T18:28:00Z">
        <w:r>
          <w:t>like</w:t>
        </w:r>
      </w:ins>
    </w:p>
    <w:p w14:paraId="043E89AE" w14:textId="77777777" w:rsidR="00963F27" w:rsidRDefault="00963F27">
      <w:pPr>
        <w:spacing w:before="0" w:after="0" w:line="240" w:lineRule="auto"/>
        <w:rPr>
          <w:ins w:id="503" w:author="Abhishek Deep Nigam" w:date="2015-11-15T18:28:00Z"/>
        </w:rPr>
        <w:pPrChange w:id="504" w:author="Abhishek Deep Nigam" w:date="2015-11-15T18:29:00Z">
          <w:pPr/>
        </w:pPrChange>
      </w:pPr>
      <w:ins w:id="505" w:author="Abhishek Deep Nigam" w:date="2015-11-15T18:28:00Z">
        <w:r>
          <w:t>one</w:t>
        </w:r>
      </w:ins>
    </w:p>
    <w:p w14:paraId="6E3482D8" w14:textId="77777777" w:rsidR="00963F27" w:rsidRDefault="00963F27">
      <w:pPr>
        <w:spacing w:before="0" w:after="0" w:line="240" w:lineRule="auto"/>
        <w:rPr>
          <w:ins w:id="506" w:author="Abhishek Deep Nigam" w:date="2015-11-15T18:28:00Z"/>
        </w:rPr>
        <w:pPrChange w:id="507" w:author="Abhishek Deep Nigam" w:date="2015-11-15T18:29:00Z">
          <w:pPr/>
        </w:pPrChange>
      </w:pPr>
      <w:ins w:id="508" w:author="Abhishek Deep Nigam" w:date="2015-11-15T18:28:00Z">
        <w:r>
          <w:t>--</w:t>
        </w:r>
      </w:ins>
    </w:p>
    <w:p w14:paraId="6F8C7FDE" w14:textId="77777777" w:rsidR="00963F27" w:rsidRDefault="00963F27">
      <w:pPr>
        <w:spacing w:before="0" w:after="0" w:line="240" w:lineRule="auto"/>
        <w:rPr>
          <w:ins w:id="509" w:author="Abhishek Deep Nigam" w:date="2015-11-15T18:28:00Z"/>
        </w:rPr>
        <w:pPrChange w:id="510" w:author="Abhishek Deep Nigam" w:date="2015-11-15T18:29:00Z">
          <w:pPr/>
        </w:pPrChange>
      </w:pPr>
      <w:ins w:id="511" w:author="Abhishek Deep Nigam" w:date="2015-11-15T18:28:00Z">
        <w:r>
          <w:t>bad</w:t>
        </w:r>
      </w:ins>
    </w:p>
    <w:p w14:paraId="7C125AF6" w14:textId="77777777" w:rsidR="00963F27" w:rsidRDefault="00963F27">
      <w:pPr>
        <w:spacing w:before="0" w:after="0" w:line="240" w:lineRule="auto"/>
        <w:rPr>
          <w:ins w:id="512" w:author="Abhishek Deep Nigam" w:date="2015-11-15T18:28:00Z"/>
        </w:rPr>
        <w:pPrChange w:id="513" w:author="Abhishek Deep Nigam" w:date="2015-11-15T18:29:00Z">
          <w:pPr/>
        </w:pPrChange>
      </w:pPr>
      <w:ins w:id="514" w:author="Abhishek Deep Nigam" w:date="2015-11-15T18:28:00Z">
        <w:r>
          <w:t>story</w:t>
        </w:r>
      </w:ins>
    </w:p>
    <w:p w14:paraId="67387E2F" w14:textId="77777777" w:rsidR="00963F27" w:rsidRDefault="00963F27">
      <w:pPr>
        <w:spacing w:before="0" w:after="0" w:line="240" w:lineRule="auto"/>
        <w:rPr>
          <w:ins w:id="515" w:author="Abhishek Deep Nigam" w:date="2015-11-15T18:28:00Z"/>
        </w:rPr>
        <w:pPrChange w:id="516" w:author="Abhishek Deep Nigam" w:date="2015-11-15T18:29:00Z">
          <w:pPr/>
        </w:pPrChange>
      </w:pPr>
      <w:ins w:id="517" w:author="Abhishek Deep Nigam" w:date="2015-11-15T18:28:00Z">
        <w:r>
          <w:lastRenderedPageBreak/>
          <w:t>much</w:t>
        </w:r>
      </w:ins>
    </w:p>
    <w:p w14:paraId="7D4DC3C9" w14:textId="77777777" w:rsidR="00963F27" w:rsidRDefault="00963F27">
      <w:pPr>
        <w:spacing w:before="0" w:after="0" w:line="240" w:lineRule="auto"/>
        <w:rPr>
          <w:ins w:id="518" w:author="Abhishek Deep Nigam" w:date="2015-11-15T18:28:00Z"/>
        </w:rPr>
        <w:pPrChange w:id="519" w:author="Abhishek Deep Nigam" w:date="2015-11-15T18:29:00Z">
          <w:pPr/>
        </w:pPrChange>
      </w:pPr>
      <w:ins w:id="520" w:author="Abhishek Deep Nigam" w:date="2015-11-15T18:28:00Z">
        <w:r>
          <w:t>time</w:t>
        </w:r>
      </w:ins>
    </w:p>
    <w:p w14:paraId="2B5CF9BF" w14:textId="77777777" w:rsidR="00963F27" w:rsidRDefault="00963F27">
      <w:pPr>
        <w:spacing w:before="0" w:after="0" w:line="240" w:lineRule="auto"/>
        <w:rPr>
          <w:ins w:id="521" w:author="Abhishek Deep Nigam" w:date="2015-11-15T18:28:00Z"/>
        </w:rPr>
        <w:pPrChange w:id="522" w:author="Abhishek Deep Nigam" w:date="2015-11-15T18:29:00Z">
          <w:pPr/>
        </w:pPrChange>
      </w:pPr>
      <w:ins w:id="523" w:author="Abhishek Deep Nigam" w:date="2015-11-15T18:28:00Z">
        <w:r>
          <w:t>even</w:t>
        </w:r>
      </w:ins>
    </w:p>
    <w:p w14:paraId="28E5D474" w14:textId="77777777" w:rsidR="00963F27" w:rsidRDefault="00963F27">
      <w:pPr>
        <w:spacing w:before="0" w:after="0" w:line="240" w:lineRule="auto"/>
        <w:rPr>
          <w:ins w:id="524" w:author="Abhishek Deep Nigam" w:date="2015-11-15T18:28:00Z"/>
        </w:rPr>
        <w:pPrChange w:id="525" w:author="Abhishek Deep Nigam" w:date="2015-11-15T18:29:00Z">
          <w:pPr/>
        </w:pPrChange>
      </w:pPr>
      <w:ins w:id="526" w:author="Abhishek Deep Nigam" w:date="2015-11-15T18:28:00Z">
        <w:r>
          <w:t>characters</w:t>
        </w:r>
      </w:ins>
    </w:p>
    <w:p w14:paraId="1414253C" w14:textId="77777777" w:rsidR="00963F27" w:rsidRDefault="00963F27">
      <w:pPr>
        <w:spacing w:before="0" w:after="0" w:line="240" w:lineRule="auto"/>
        <w:rPr>
          <w:ins w:id="527" w:author="Abhishek Deep Nigam" w:date="2015-11-15T18:28:00Z"/>
        </w:rPr>
        <w:pPrChange w:id="528" w:author="Abhishek Deep Nigam" w:date="2015-11-15T18:29:00Z">
          <w:pPr/>
        </w:pPrChange>
      </w:pPr>
      <w:ins w:id="529" w:author="Abhishek Deep Nigam" w:date="2015-11-15T18:28:00Z">
        <w:r>
          <w:t>good</w:t>
        </w:r>
      </w:ins>
    </w:p>
    <w:p w14:paraId="63E52006" w14:textId="77777777" w:rsidR="00963F27" w:rsidRDefault="00963F27">
      <w:pPr>
        <w:spacing w:before="0" w:after="0" w:line="240" w:lineRule="auto"/>
        <w:rPr>
          <w:ins w:id="530" w:author="Abhishek Deep Nigam" w:date="2015-11-15T18:28:00Z"/>
        </w:rPr>
        <w:pPrChange w:id="531" w:author="Abhishek Deep Nigam" w:date="2015-11-15T18:29:00Z">
          <w:pPr/>
        </w:pPrChange>
      </w:pPr>
      <w:ins w:id="532" w:author="Abhishek Deep Nigam" w:date="2015-11-15T18:28:00Z">
        <w:r>
          <w:t>little</w:t>
        </w:r>
      </w:ins>
    </w:p>
    <w:p w14:paraId="680A6CFB" w14:textId="77777777" w:rsidR="00963F27" w:rsidRDefault="00963F27">
      <w:pPr>
        <w:spacing w:before="0" w:after="0" w:line="240" w:lineRule="auto"/>
        <w:rPr>
          <w:ins w:id="533" w:author="Abhishek Deep Nigam" w:date="2015-11-15T18:28:00Z"/>
        </w:rPr>
        <w:pPrChange w:id="534" w:author="Abhishek Deep Nigam" w:date="2015-11-15T18:29:00Z">
          <w:pPr/>
        </w:pPrChange>
      </w:pPr>
      <w:ins w:id="535" w:author="Abhishek Deep Nigam" w:date="2015-11-15T18:28:00Z">
        <w:r>
          <w:t>would</w:t>
        </w:r>
      </w:ins>
    </w:p>
    <w:p w14:paraId="7303BB1D" w14:textId="77777777" w:rsidR="00963F27" w:rsidRDefault="00963F27">
      <w:pPr>
        <w:spacing w:before="0" w:after="0" w:line="240" w:lineRule="auto"/>
        <w:rPr>
          <w:ins w:id="536" w:author="Abhishek Deep Nigam" w:date="2015-11-15T18:28:00Z"/>
        </w:rPr>
        <w:pPrChange w:id="537" w:author="Abhishek Deep Nigam" w:date="2015-11-15T18:29:00Z">
          <w:pPr/>
        </w:pPrChange>
      </w:pPr>
      <w:ins w:id="538" w:author="Abhishek Deep Nigam" w:date="2015-11-15T18:28:00Z">
        <w:r>
          <w:lastRenderedPageBreak/>
          <w:t>comedy</w:t>
        </w:r>
      </w:ins>
    </w:p>
    <w:p w14:paraId="712E30E2" w14:textId="77777777" w:rsidR="00963F27" w:rsidRDefault="00963F27">
      <w:pPr>
        <w:spacing w:before="0" w:after="0" w:line="240" w:lineRule="auto"/>
        <w:rPr>
          <w:ins w:id="539" w:author="Abhishek Deep Nigam" w:date="2015-11-15T18:28:00Z"/>
        </w:rPr>
        <w:pPrChange w:id="540" w:author="Abhishek Deep Nigam" w:date="2015-11-15T18:29:00Z">
          <w:pPr/>
        </w:pPrChange>
      </w:pPr>
      <w:ins w:id="541" w:author="Abhishek Deep Nigam" w:date="2015-11-15T18:28:00Z">
        <w:r>
          <w:t>never</w:t>
        </w:r>
      </w:ins>
    </w:p>
    <w:p w14:paraId="141636EE" w14:textId="77777777" w:rsidR="00963F27" w:rsidRDefault="00963F27">
      <w:pPr>
        <w:spacing w:before="0" w:after="0" w:line="240" w:lineRule="auto"/>
        <w:rPr>
          <w:ins w:id="542" w:author="Abhishek Deep Nigam" w:date="2015-11-15T18:28:00Z"/>
        </w:rPr>
        <w:pPrChange w:id="543" w:author="Abhishek Deep Nigam" w:date="2015-11-15T18:29:00Z">
          <w:pPr/>
        </w:pPrChange>
      </w:pPr>
      <w:ins w:id="544" w:author="Abhishek Deep Nigam" w:date="2015-11-15T18:28:00Z">
        <w:r>
          <w:t>nothing</w:t>
        </w:r>
      </w:ins>
    </w:p>
    <w:p w14:paraId="3346006F" w14:textId="77777777" w:rsidR="00963F27" w:rsidRDefault="00963F27">
      <w:pPr>
        <w:spacing w:before="0" w:after="0" w:line="240" w:lineRule="auto"/>
        <w:rPr>
          <w:ins w:id="545" w:author="Abhishek Deep Nigam" w:date="2015-11-15T18:28:00Z"/>
        </w:rPr>
        <w:pPrChange w:id="546" w:author="Abhishek Deep Nigam" w:date="2015-11-15T18:29:00Z">
          <w:pPr/>
        </w:pPrChange>
      </w:pPr>
      <w:ins w:id="547" w:author="Abhishek Deep Nigam" w:date="2015-11-15T18:28:00Z">
        <w:r>
          <w:t>makes</w:t>
        </w:r>
      </w:ins>
    </w:p>
    <w:p w14:paraId="1F8B701A" w14:textId="77777777" w:rsidR="00963F27" w:rsidRDefault="00963F27">
      <w:pPr>
        <w:spacing w:before="0" w:after="0" w:line="240" w:lineRule="auto"/>
        <w:rPr>
          <w:ins w:id="548" w:author="Abhishek Deep Nigam" w:date="2015-11-15T18:28:00Z"/>
        </w:rPr>
        <w:pPrChange w:id="549" w:author="Abhishek Deep Nigam" w:date="2015-11-15T18:29:00Z">
          <w:pPr/>
        </w:pPrChange>
      </w:pPr>
      <w:ins w:id="550" w:author="Abhishek Deep Nigam" w:date="2015-11-15T18:28:00Z">
        <w:r>
          <w:t>plot</w:t>
        </w:r>
      </w:ins>
    </w:p>
    <w:p w14:paraId="43585DC0" w14:textId="77777777" w:rsidR="00963F27" w:rsidRDefault="00963F27">
      <w:pPr>
        <w:spacing w:before="0" w:after="0" w:line="240" w:lineRule="auto"/>
        <w:rPr>
          <w:ins w:id="551" w:author="Abhishek Deep Nigam" w:date="2015-11-15T18:28:00Z"/>
        </w:rPr>
        <w:pPrChange w:id="552" w:author="Abhishek Deep Nigam" w:date="2015-11-15T18:29:00Z">
          <w:pPr/>
        </w:pPrChange>
      </w:pPr>
      <w:ins w:id="553" w:author="Abhishek Deep Nigam" w:date="2015-11-15T18:28:00Z">
        <w:r>
          <w:t>make</w:t>
        </w:r>
      </w:ins>
    </w:p>
    <w:p w14:paraId="795AC7B7" w14:textId="77777777" w:rsidR="00781DF1" w:rsidRDefault="00781DF1" w:rsidP="00963F27">
      <w:pPr>
        <w:spacing w:before="0" w:after="0" w:line="240" w:lineRule="auto"/>
        <w:rPr>
          <w:ins w:id="554"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555" w:author="Abhishek Deep Nigam" w:date="2015-11-15T18:45:00Z">
            <w:sectPr w:rsidR="00781DF1" w:rsidSect="00781DF1">
              <w:pgMar w:top="1901" w:right="1008" w:bottom="1440" w:left="1008" w:header="720" w:footer="432" w:gutter="0"/>
              <w:cols w:num="1"/>
            </w:sectPr>
          </w:sectPrChange>
        </w:sectPr>
      </w:pPr>
    </w:p>
    <w:p w14:paraId="30117374" w14:textId="734A02D0" w:rsidR="00963F27" w:rsidRDefault="00963F27">
      <w:pPr>
        <w:spacing w:before="0" w:after="0" w:line="240" w:lineRule="auto"/>
        <w:rPr>
          <w:ins w:id="556" w:author="Abhishek Deep Nigam" w:date="2015-11-15T18:28:00Z"/>
        </w:rPr>
        <w:pPrChange w:id="557" w:author="Abhishek Deep Nigam" w:date="2015-11-15T18:29:00Z">
          <w:pPr/>
        </w:pPrChange>
      </w:pPr>
    </w:p>
    <w:p w14:paraId="288707C7" w14:textId="77777777" w:rsidR="00963F27" w:rsidRDefault="00963F27">
      <w:pPr>
        <w:spacing w:before="0" w:after="0" w:line="240" w:lineRule="auto"/>
        <w:rPr>
          <w:ins w:id="558" w:author="Abhishek Deep Nigam" w:date="2015-11-15T18:28:00Z"/>
        </w:rPr>
        <w:pPrChange w:id="559" w:author="Abhishek Deep Nigam" w:date="2015-11-15T18:29:00Z">
          <w:pPr/>
        </w:pPrChange>
      </w:pPr>
    </w:p>
    <w:p w14:paraId="5F422094" w14:textId="77777777" w:rsidR="00963F27" w:rsidRDefault="00963F27">
      <w:pPr>
        <w:pStyle w:val="Heading7"/>
        <w:rPr>
          <w:ins w:id="560" w:author="Abhishek Deep Nigam" w:date="2015-11-15T18:28:00Z"/>
        </w:rPr>
        <w:pPrChange w:id="561" w:author="Abhishek Deep Nigam" w:date="2015-11-15T18:30:00Z">
          <w:pPr/>
        </w:pPrChange>
      </w:pPr>
      <w:ins w:id="562" w:author="Abhishek Deep Nigam" w:date="2015-11-15T18:28:00Z">
        <w:r>
          <w:t>Top 20 Words for Positive Reviews</w:t>
        </w:r>
      </w:ins>
    </w:p>
    <w:p w14:paraId="15358B7A" w14:textId="77777777" w:rsidR="00781DF1" w:rsidRDefault="00781DF1" w:rsidP="00963F27">
      <w:pPr>
        <w:spacing w:before="0" w:after="0" w:line="240" w:lineRule="auto"/>
        <w:rPr>
          <w:ins w:id="563"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6E8ABF4" w14:textId="02A87FA5" w:rsidR="00963F27" w:rsidRDefault="00963F27">
      <w:pPr>
        <w:spacing w:before="0" w:after="0" w:line="240" w:lineRule="auto"/>
        <w:rPr>
          <w:ins w:id="564" w:author="Abhishek Deep Nigam" w:date="2015-11-15T18:28:00Z"/>
        </w:rPr>
        <w:pPrChange w:id="565" w:author="Abhishek Deep Nigam" w:date="2015-11-15T18:29:00Z">
          <w:pPr/>
        </w:pPrChange>
      </w:pPr>
      <w:ins w:id="566" w:author="Abhishek Deep Nigam" w:date="2015-11-15T18:28:00Z">
        <w:r>
          <w:lastRenderedPageBreak/>
          <w:t>film</w:t>
        </w:r>
      </w:ins>
    </w:p>
    <w:p w14:paraId="27196F7B" w14:textId="77777777" w:rsidR="00963F27" w:rsidRDefault="00963F27">
      <w:pPr>
        <w:spacing w:before="0" w:after="0" w:line="240" w:lineRule="auto"/>
        <w:rPr>
          <w:ins w:id="567" w:author="Abhishek Deep Nigam" w:date="2015-11-15T18:28:00Z"/>
        </w:rPr>
        <w:pPrChange w:id="568" w:author="Abhishek Deep Nigam" w:date="2015-11-15T18:29:00Z">
          <w:pPr/>
        </w:pPrChange>
      </w:pPr>
      <w:ins w:id="569" w:author="Abhishek Deep Nigam" w:date="2015-11-15T18:28:00Z">
        <w:r>
          <w:t>movie</w:t>
        </w:r>
      </w:ins>
    </w:p>
    <w:p w14:paraId="15D6923C" w14:textId="77777777" w:rsidR="00963F27" w:rsidRDefault="00963F27">
      <w:pPr>
        <w:spacing w:before="0" w:after="0" w:line="240" w:lineRule="auto"/>
        <w:rPr>
          <w:ins w:id="570" w:author="Abhishek Deep Nigam" w:date="2015-11-15T18:28:00Z"/>
        </w:rPr>
        <w:pPrChange w:id="571" w:author="Abhishek Deep Nigam" w:date="2015-11-15T18:29:00Z">
          <w:pPr/>
        </w:pPrChange>
      </w:pPr>
      <w:ins w:id="572" w:author="Abhishek Deep Nigam" w:date="2015-11-15T18:28:00Z">
        <w:r>
          <w:t>--</w:t>
        </w:r>
      </w:ins>
    </w:p>
    <w:p w14:paraId="63B4C563" w14:textId="77777777" w:rsidR="00963F27" w:rsidRDefault="00963F27">
      <w:pPr>
        <w:spacing w:before="0" w:after="0" w:line="240" w:lineRule="auto"/>
        <w:rPr>
          <w:ins w:id="573" w:author="Abhishek Deep Nigam" w:date="2015-11-15T18:28:00Z"/>
        </w:rPr>
        <w:pPrChange w:id="574" w:author="Abhishek Deep Nigam" w:date="2015-11-15T18:29:00Z">
          <w:pPr/>
        </w:pPrChange>
      </w:pPr>
      <w:ins w:id="575" w:author="Abhishek Deep Nigam" w:date="2015-11-15T18:28:00Z">
        <w:r>
          <w:t>one</w:t>
        </w:r>
      </w:ins>
    </w:p>
    <w:p w14:paraId="29054CA5" w14:textId="77777777" w:rsidR="00963F27" w:rsidRDefault="00963F27">
      <w:pPr>
        <w:spacing w:before="0" w:after="0" w:line="240" w:lineRule="auto"/>
        <w:rPr>
          <w:ins w:id="576" w:author="Abhishek Deep Nigam" w:date="2015-11-15T18:28:00Z"/>
        </w:rPr>
        <w:pPrChange w:id="577" w:author="Abhishek Deep Nigam" w:date="2015-11-15T18:29:00Z">
          <w:pPr/>
        </w:pPrChange>
      </w:pPr>
      <w:ins w:id="578" w:author="Abhishek Deep Nigam" w:date="2015-11-15T18:28:00Z">
        <w:r>
          <w:t>like</w:t>
        </w:r>
      </w:ins>
    </w:p>
    <w:p w14:paraId="4B5A1C13" w14:textId="77777777" w:rsidR="00963F27" w:rsidRDefault="00963F27">
      <w:pPr>
        <w:spacing w:before="0" w:after="0" w:line="240" w:lineRule="auto"/>
        <w:rPr>
          <w:ins w:id="579" w:author="Abhishek Deep Nigam" w:date="2015-11-15T18:28:00Z"/>
        </w:rPr>
        <w:pPrChange w:id="580" w:author="Abhishek Deep Nigam" w:date="2015-11-15T18:29:00Z">
          <w:pPr/>
        </w:pPrChange>
      </w:pPr>
      <w:ins w:id="581" w:author="Abhishek Deep Nigam" w:date="2015-11-15T18:28:00Z">
        <w:r>
          <w:t>story</w:t>
        </w:r>
      </w:ins>
    </w:p>
    <w:p w14:paraId="5AF3DF57" w14:textId="77777777" w:rsidR="00963F27" w:rsidRDefault="00963F27">
      <w:pPr>
        <w:spacing w:before="0" w:after="0" w:line="240" w:lineRule="auto"/>
        <w:rPr>
          <w:ins w:id="582" w:author="Abhishek Deep Nigam" w:date="2015-11-15T18:28:00Z"/>
        </w:rPr>
        <w:pPrChange w:id="583" w:author="Abhishek Deep Nigam" w:date="2015-11-15T18:29:00Z">
          <w:pPr/>
        </w:pPrChange>
      </w:pPr>
      <w:ins w:id="584" w:author="Abhishek Deep Nigam" w:date="2015-11-15T18:28:00Z">
        <w:r>
          <w:t>good</w:t>
        </w:r>
      </w:ins>
    </w:p>
    <w:p w14:paraId="58CBEFA9" w14:textId="77777777" w:rsidR="00963F27" w:rsidRDefault="00963F27">
      <w:pPr>
        <w:spacing w:before="0" w:after="0" w:line="240" w:lineRule="auto"/>
        <w:rPr>
          <w:ins w:id="585" w:author="Abhishek Deep Nigam" w:date="2015-11-15T18:28:00Z"/>
        </w:rPr>
        <w:pPrChange w:id="586" w:author="Abhishek Deep Nigam" w:date="2015-11-15T18:29:00Z">
          <w:pPr/>
        </w:pPrChange>
      </w:pPr>
      <w:ins w:id="587" w:author="Abhishek Deep Nigam" w:date="2015-11-15T18:28:00Z">
        <w:r>
          <w:lastRenderedPageBreak/>
          <w:t>comedy</w:t>
        </w:r>
      </w:ins>
    </w:p>
    <w:p w14:paraId="22B6052E" w14:textId="77777777" w:rsidR="00963F27" w:rsidRDefault="00963F27">
      <w:pPr>
        <w:spacing w:before="0" w:after="0" w:line="240" w:lineRule="auto"/>
        <w:rPr>
          <w:ins w:id="588" w:author="Abhishek Deep Nigam" w:date="2015-11-15T18:28:00Z"/>
        </w:rPr>
        <w:pPrChange w:id="589" w:author="Abhishek Deep Nigam" w:date="2015-11-15T18:29:00Z">
          <w:pPr/>
        </w:pPrChange>
      </w:pPr>
      <w:ins w:id="590" w:author="Abhishek Deep Nigam" w:date="2015-11-15T18:28:00Z">
        <w:r>
          <w:t>way</w:t>
        </w:r>
      </w:ins>
    </w:p>
    <w:p w14:paraId="3BF186EF" w14:textId="77777777" w:rsidR="00963F27" w:rsidRDefault="00963F27">
      <w:pPr>
        <w:spacing w:before="0" w:after="0" w:line="240" w:lineRule="auto"/>
        <w:rPr>
          <w:ins w:id="591" w:author="Abhishek Deep Nigam" w:date="2015-11-15T18:28:00Z"/>
        </w:rPr>
        <w:pPrChange w:id="592" w:author="Abhishek Deep Nigam" w:date="2015-11-15T18:29:00Z">
          <w:pPr/>
        </w:pPrChange>
      </w:pPr>
      <w:ins w:id="593" w:author="Abhishek Deep Nigam" w:date="2015-11-15T18:28:00Z">
        <w:r>
          <w:t>even</w:t>
        </w:r>
      </w:ins>
    </w:p>
    <w:p w14:paraId="3BD254C4" w14:textId="77777777" w:rsidR="00963F27" w:rsidRDefault="00963F27">
      <w:pPr>
        <w:spacing w:before="0" w:after="0" w:line="240" w:lineRule="auto"/>
        <w:rPr>
          <w:ins w:id="594" w:author="Abhishek Deep Nigam" w:date="2015-11-15T18:28:00Z"/>
        </w:rPr>
        <w:pPrChange w:id="595" w:author="Abhishek Deep Nigam" w:date="2015-11-15T18:29:00Z">
          <w:pPr/>
        </w:pPrChange>
      </w:pPr>
      <w:ins w:id="596" w:author="Abhishek Deep Nigam" w:date="2015-11-15T18:28:00Z">
        <w:r>
          <w:t>time</w:t>
        </w:r>
      </w:ins>
    </w:p>
    <w:p w14:paraId="0F0ACA28" w14:textId="77777777" w:rsidR="00963F27" w:rsidRDefault="00963F27">
      <w:pPr>
        <w:spacing w:before="0" w:after="0" w:line="240" w:lineRule="auto"/>
        <w:rPr>
          <w:ins w:id="597" w:author="Abhishek Deep Nigam" w:date="2015-11-15T18:28:00Z"/>
        </w:rPr>
        <w:pPrChange w:id="598" w:author="Abhishek Deep Nigam" w:date="2015-11-15T18:29:00Z">
          <w:pPr/>
        </w:pPrChange>
      </w:pPr>
      <w:ins w:id="599" w:author="Abhishek Deep Nigam" w:date="2015-11-15T18:28:00Z">
        <w:r>
          <w:t>best</w:t>
        </w:r>
      </w:ins>
    </w:p>
    <w:p w14:paraId="2BFA2A0A" w14:textId="77777777" w:rsidR="00963F27" w:rsidRDefault="00963F27">
      <w:pPr>
        <w:spacing w:before="0" w:after="0" w:line="240" w:lineRule="auto"/>
        <w:rPr>
          <w:ins w:id="600" w:author="Abhishek Deep Nigam" w:date="2015-11-15T18:28:00Z"/>
        </w:rPr>
        <w:pPrChange w:id="601" w:author="Abhishek Deep Nigam" w:date="2015-11-15T18:29:00Z">
          <w:pPr/>
        </w:pPrChange>
      </w:pPr>
      <w:ins w:id="602" w:author="Abhishek Deep Nigam" w:date="2015-11-15T18:28:00Z">
        <w:r>
          <w:t>much</w:t>
        </w:r>
      </w:ins>
    </w:p>
    <w:p w14:paraId="372B7C61" w14:textId="77777777" w:rsidR="00963F27" w:rsidRDefault="00963F27">
      <w:pPr>
        <w:spacing w:before="0" w:after="0" w:line="240" w:lineRule="auto"/>
        <w:rPr>
          <w:ins w:id="603" w:author="Abhishek Deep Nigam" w:date="2015-11-15T18:28:00Z"/>
        </w:rPr>
        <w:pPrChange w:id="604" w:author="Abhishek Deep Nigam" w:date="2015-11-15T18:29:00Z">
          <w:pPr/>
        </w:pPrChange>
      </w:pPr>
      <w:ins w:id="605" w:author="Abhishek Deep Nigam" w:date="2015-11-15T18:28:00Z">
        <w:r>
          <w:t>performances</w:t>
        </w:r>
      </w:ins>
    </w:p>
    <w:p w14:paraId="1A4F584D" w14:textId="77777777" w:rsidR="00963F27" w:rsidRDefault="00963F27">
      <w:pPr>
        <w:spacing w:before="0" w:after="0" w:line="240" w:lineRule="auto"/>
        <w:rPr>
          <w:ins w:id="606" w:author="Abhishek Deep Nigam" w:date="2015-11-15T18:28:00Z"/>
        </w:rPr>
        <w:pPrChange w:id="607" w:author="Abhishek Deep Nigam" w:date="2015-11-15T18:29:00Z">
          <w:pPr/>
        </w:pPrChange>
      </w:pPr>
      <w:ins w:id="608" w:author="Abhishek Deep Nigam" w:date="2015-11-15T18:28:00Z">
        <w:r>
          <w:lastRenderedPageBreak/>
          <w:t>funny</w:t>
        </w:r>
      </w:ins>
    </w:p>
    <w:p w14:paraId="70FB4B40" w14:textId="77777777" w:rsidR="00963F27" w:rsidRDefault="00963F27">
      <w:pPr>
        <w:spacing w:before="0" w:after="0" w:line="240" w:lineRule="auto"/>
        <w:rPr>
          <w:ins w:id="609" w:author="Abhishek Deep Nigam" w:date="2015-11-15T18:28:00Z"/>
        </w:rPr>
        <w:pPrChange w:id="610" w:author="Abhishek Deep Nigam" w:date="2015-11-15T18:29:00Z">
          <w:pPr/>
        </w:pPrChange>
      </w:pPr>
      <w:ins w:id="611" w:author="Abhishek Deep Nigam" w:date="2015-11-15T18:28:00Z">
        <w:r>
          <w:t>make</w:t>
        </w:r>
      </w:ins>
    </w:p>
    <w:p w14:paraId="7382C8D0" w14:textId="77777777" w:rsidR="00963F27" w:rsidRDefault="00963F27">
      <w:pPr>
        <w:spacing w:before="0" w:after="0" w:line="240" w:lineRule="auto"/>
        <w:rPr>
          <w:ins w:id="612" w:author="Abhishek Deep Nigam" w:date="2015-11-15T18:28:00Z"/>
        </w:rPr>
        <w:pPrChange w:id="613" w:author="Abhishek Deep Nigam" w:date="2015-11-15T18:29:00Z">
          <w:pPr/>
        </w:pPrChange>
      </w:pPr>
      <w:ins w:id="614" w:author="Abhishek Deep Nigam" w:date="2015-11-15T18:28:00Z">
        <w:r>
          <w:t>life</w:t>
        </w:r>
      </w:ins>
    </w:p>
    <w:p w14:paraId="7B5EC96C" w14:textId="77777777" w:rsidR="00963F27" w:rsidRDefault="00963F27">
      <w:pPr>
        <w:spacing w:before="0" w:after="0" w:line="240" w:lineRule="auto"/>
        <w:rPr>
          <w:ins w:id="615" w:author="Abhishek Deep Nigam" w:date="2015-11-15T18:28:00Z"/>
        </w:rPr>
        <w:pPrChange w:id="616" w:author="Abhishek Deep Nigam" w:date="2015-11-15T18:29:00Z">
          <w:pPr/>
        </w:pPrChange>
      </w:pPr>
      <w:ins w:id="617" w:author="Abhishek Deep Nigam" w:date="2015-11-15T18:28:00Z">
        <w:r>
          <w:t>us</w:t>
        </w:r>
      </w:ins>
    </w:p>
    <w:p w14:paraId="7E6229CB" w14:textId="77777777" w:rsidR="00963F27" w:rsidRDefault="00963F27">
      <w:pPr>
        <w:spacing w:before="0" w:after="0" w:line="240" w:lineRule="auto"/>
        <w:rPr>
          <w:ins w:id="618" w:author="Abhishek Deep Nigam" w:date="2015-11-15T18:28:00Z"/>
        </w:rPr>
        <w:pPrChange w:id="619" w:author="Abhishek Deep Nigam" w:date="2015-11-15T18:29:00Z">
          <w:pPr/>
        </w:pPrChange>
      </w:pPr>
      <w:ins w:id="620" w:author="Abhishek Deep Nigam" w:date="2015-11-15T18:28:00Z">
        <w:r>
          <w:t>makes</w:t>
        </w:r>
      </w:ins>
    </w:p>
    <w:p w14:paraId="712FBA1A" w14:textId="43BDB398" w:rsidR="00781DF1" w:rsidRDefault="00963F27" w:rsidP="00963F27">
      <w:pPr>
        <w:spacing w:before="0" w:after="0" w:line="240" w:lineRule="auto"/>
        <w:rPr>
          <w:ins w:id="621"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622" w:author="Abhishek Deep Nigam" w:date="2015-11-15T18:45:00Z">
            <w:sectPr w:rsidR="00781DF1" w:rsidSect="00781DF1">
              <w:pgMar w:top="1901" w:right="1008" w:bottom="1440" w:left="1008" w:header="720" w:footer="432" w:gutter="0"/>
              <w:cols w:num="1"/>
            </w:sectPr>
          </w:sectPrChange>
        </w:sectPr>
      </w:pPr>
      <w:ins w:id="623" w:author="Abhishek Deep Nigam" w:date="2015-11-15T18:28:00Z">
        <w:r>
          <w:t>characters</w:t>
        </w:r>
      </w:ins>
    </w:p>
    <w:p w14:paraId="539C1484" w14:textId="77777777" w:rsidR="00963F27" w:rsidRDefault="00963F27">
      <w:pPr>
        <w:pStyle w:val="Heading6"/>
        <w:rPr>
          <w:ins w:id="624" w:author="Abhishek Deep Nigam" w:date="2015-11-15T18:28:00Z"/>
        </w:rPr>
        <w:pPrChange w:id="625" w:author="Abhishek Deep Nigam" w:date="2015-11-15T18:30:00Z">
          <w:pPr/>
        </w:pPrChange>
      </w:pPr>
      <w:ins w:id="626" w:author="Abhishek Deep Nigam" w:date="2015-11-15T18:28:00Z">
        <w:r>
          <w:lastRenderedPageBreak/>
          <w:t>Bernoulli</w:t>
        </w:r>
      </w:ins>
    </w:p>
    <w:p w14:paraId="25CC0078" w14:textId="77777777" w:rsidR="00963F27" w:rsidRDefault="00963F27">
      <w:pPr>
        <w:spacing w:before="0" w:after="0" w:line="240" w:lineRule="auto"/>
        <w:rPr>
          <w:ins w:id="627" w:author="Abhishek Deep Nigam" w:date="2015-11-15T18:56:00Z"/>
        </w:rPr>
        <w:pPrChange w:id="628" w:author="Abhishek Deep Nigam" w:date="2015-11-15T18:29:00Z">
          <w:pPr/>
        </w:pPrChange>
      </w:pPr>
      <w:ins w:id="629" w:author="Abhishek Deep Nigam" w:date="2015-11-15T18:28:00Z">
        <w:r>
          <w:t>Accuracy 75.70000%</w:t>
        </w:r>
      </w:ins>
    </w:p>
    <w:p w14:paraId="76F8E20F" w14:textId="77777777" w:rsidR="00FF5FE7" w:rsidRDefault="00FF5FE7">
      <w:pPr>
        <w:spacing w:before="0" w:after="0" w:line="240" w:lineRule="auto"/>
        <w:rPr>
          <w:ins w:id="630" w:author="Abhishek Deep Nigam" w:date="2015-11-15T18:56:00Z"/>
        </w:rPr>
        <w:pPrChange w:id="631" w:author="Abhishek Deep Nigam" w:date="2015-11-15T18:29:00Z">
          <w:pPr/>
        </w:pPrChange>
      </w:pPr>
    </w:p>
    <w:p w14:paraId="0C4226A4" w14:textId="77777777" w:rsidR="00FF5FE7" w:rsidRDefault="00FF5FE7" w:rsidP="00FF5FE7">
      <w:pPr>
        <w:spacing w:before="0" w:after="0" w:line="240" w:lineRule="auto"/>
        <w:rPr>
          <w:ins w:id="632" w:author="Abhishek Deep Nigam" w:date="2015-11-15T18:56:00Z"/>
        </w:rPr>
      </w:pPr>
      <w:ins w:id="633" w:author="Abhishek Deep Nigam" w:date="2015-11-15T18:56:00Z">
        <w:r>
          <w:t>Confusion matrix is below.</w:t>
        </w:r>
      </w:ins>
    </w:p>
    <w:p w14:paraId="0578F455" w14:textId="77777777" w:rsidR="00FF5FE7" w:rsidRDefault="00FF5FE7">
      <w:pPr>
        <w:spacing w:before="0" w:after="0" w:line="240" w:lineRule="auto"/>
        <w:rPr>
          <w:ins w:id="634" w:author="Abhishek Deep Nigam" w:date="2015-11-15T18:28:00Z"/>
        </w:rPr>
        <w:pPrChange w:id="635" w:author="Abhishek Deep Nigam" w:date="2015-11-15T18:29:00Z">
          <w:pPr/>
        </w:pPrChange>
      </w:pPr>
    </w:p>
    <w:p w14:paraId="069A2210" w14:textId="7B20311B" w:rsidR="00FF5FE7" w:rsidRDefault="00FF5FE7">
      <w:pPr>
        <w:spacing w:before="0" w:after="0" w:line="240" w:lineRule="auto"/>
        <w:rPr>
          <w:ins w:id="636" w:author="Abhishek Deep Nigam" w:date="2015-11-15T18:28:00Z"/>
        </w:rPr>
        <w:pPrChange w:id="637" w:author="Abhishek Deep Nigam" w:date="2015-11-15T18:29:00Z">
          <w:pPr/>
        </w:pPrChange>
      </w:pPr>
      <w:ins w:id="638" w:author="Abhishek Deep Nigam" w:date="2015-11-15T18:56:00Z">
        <w:r>
          <w:rPr>
            <w:noProof/>
            <w:lang w:eastAsia="en-US"/>
          </w:rPr>
          <w:drawing>
            <wp:inline distT="0" distB="0" distL="0" distR="0" wp14:anchorId="1D08DAA9" wp14:editId="1C4B20B2">
              <wp:extent cx="4013200" cy="2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ieber.jpg"/>
                      <pic:cNvPicPr/>
                    </pic:nvPicPr>
                    <pic:blipFill>
                      <a:blip r:embed="rId48">
                        <a:extLst>
                          <a:ext uri="{28A0092B-C50C-407E-A947-70E740481C1C}">
                            <a14:useLocalDpi xmlns:a14="http://schemas.microsoft.com/office/drawing/2010/main" val="0"/>
                          </a:ext>
                        </a:extLst>
                      </a:blip>
                      <a:stretch>
                        <a:fillRect/>
                      </a:stretch>
                    </pic:blipFill>
                    <pic:spPr>
                      <a:xfrm>
                        <a:off x="0" y="0"/>
                        <a:ext cx="4013200" cy="2540000"/>
                      </a:xfrm>
                      <a:prstGeom prst="rect">
                        <a:avLst/>
                      </a:prstGeom>
                    </pic:spPr>
                  </pic:pic>
                </a:graphicData>
              </a:graphic>
            </wp:inline>
          </w:drawing>
        </w:r>
      </w:ins>
    </w:p>
    <w:p w14:paraId="4EF31956" w14:textId="77777777" w:rsidR="00963F27" w:rsidRDefault="00963F27">
      <w:pPr>
        <w:spacing w:before="0" w:after="0" w:line="240" w:lineRule="auto"/>
        <w:rPr>
          <w:ins w:id="639" w:author="Abhishek Deep Nigam" w:date="2015-11-15T18:28:00Z"/>
        </w:rPr>
        <w:pPrChange w:id="640" w:author="Abhishek Deep Nigam" w:date="2015-11-15T18:29:00Z">
          <w:pPr/>
        </w:pPrChange>
      </w:pPr>
    </w:p>
    <w:p w14:paraId="5F1FD8C0" w14:textId="77777777" w:rsidR="00963F27" w:rsidRDefault="00963F27">
      <w:pPr>
        <w:pStyle w:val="Heading7"/>
        <w:rPr>
          <w:ins w:id="641" w:author="Abhishek Deep Nigam" w:date="2015-11-15T18:28:00Z"/>
        </w:rPr>
        <w:pPrChange w:id="642" w:author="Abhishek Deep Nigam" w:date="2015-11-15T18:31:00Z">
          <w:pPr/>
        </w:pPrChange>
      </w:pPr>
      <w:ins w:id="643" w:author="Abhishek Deep Nigam" w:date="2015-11-15T18:28:00Z">
        <w:r>
          <w:t>Top 20 Words for Negative Reviews</w:t>
        </w:r>
      </w:ins>
    </w:p>
    <w:p w14:paraId="4B3C7387" w14:textId="77777777" w:rsidR="00781DF1" w:rsidRDefault="00781DF1" w:rsidP="00963F27">
      <w:pPr>
        <w:spacing w:before="0" w:after="0" w:line="240" w:lineRule="auto"/>
        <w:rPr>
          <w:ins w:id="644"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63CB15CA" w14:textId="1D9DD68C" w:rsidR="00963F27" w:rsidRDefault="00963F27">
      <w:pPr>
        <w:spacing w:before="0" w:after="0" w:line="240" w:lineRule="auto"/>
        <w:rPr>
          <w:ins w:id="645" w:author="Abhishek Deep Nigam" w:date="2015-11-15T18:28:00Z"/>
        </w:rPr>
        <w:pPrChange w:id="646" w:author="Abhishek Deep Nigam" w:date="2015-11-15T18:29:00Z">
          <w:pPr/>
        </w:pPrChange>
      </w:pPr>
      <w:ins w:id="647" w:author="Abhishek Deep Nigam" w:date="2015-11-15T18:28:00Z">
        <w:r>
          <w:lastRenderedPageBreak/>
          <w:t>movie</w:t>
        </w:r>
      </w:ins>
    </w:p>
    <w:p w14:paraId="010FD0A3" w14:textId="77777777" w:rsidR="00963F27" w:rsidRDefault="00963F27">
      <w:pPr>
        <w:spacing w:before="0" w:after="0" w:line="240" w:lineRule="auto"/>
        <w:rPr>
          <w:ins w:id="648" w:author="Abhishek Deep Nigam" w:date="2015-11-15T18:28:00Z"/>
        </w:rPr>
        <w:pPrChange w:id="649" w:author="Abhishek Deep Nigam" w:date="2015-11-15T18:29:00Z">
          <w:pPr/>
        </w:pPrChange>
      </w:pPr>
      <w:ins w:id="650" w:author="Abhishek Deep Nigam" w:date="2015-11-15T18:28:00Z">
        <w:r>
          <w:t>film</w:t>
        </w:r>
      </w:ins>
    </w:p>
    <w:p w14:paraId="56C3A00E" w14:textId="77777777" w:rsidR="00963F27" w:rsidRDefault="00963F27">
      <w:pPr>
        <w:spacing w:before="0" w:after="0" w:line="240" w:lineRule="auto"/>
        <w:rPr>
          <w:ins w:id="651" w:author="Abhishek Deep Nigam" w:date="2015-11-15T18:28:00Z"/>
        </w:rPr>
        <w:pPrChange w:id="652" w:author="Abhishek Deep Nigam" w:date="2015-11-15T18:29:00Z">
          <w:pPr/>
        </w:pPrChange>
      </w:pPr>
      <w:ins w:id="653" w:author="Abhishek Deep Nigam" w:date="2015-11-15T18:28:00Z">
        <w:r>
          <w:t>like</w:t>
        </w:r>
      </w:ins>
    </w:p>
    <w:p w14:paraId="29E024B0" w14:textId="77777777" w:rsidR="00963F27" w:rsidRDefault="00963F27">
      <w:pPr>
        <w:spacing w:before="0" w:after="0" w:line="240" w:lineRule="auto"/>
        <w:rPr>
          <w:ins w:id="654" w:author="Abhishek Deep Nigam" w:date="2015-11-15T18:28:00Z"/>
        </w:rPr>
        <w:pPrChange w:id="655" w:author="Abhishek Deep Nigam" w:date="2015-11-15T18:29:00Z">
          <w:pPr/>
        </w:pPrChange>
      </w:pPr>
      <w:ins w:id="656" w:author="Abhishek Deep Nigam" w:date="2015-11-15T18:28:00Z">
        <w:r>
          <w:t>one</w:t>
        </w:r>
      </w:ins>
    </w:p>
    <w:p w14:paraId="16EC2C96" w14:textId="77777777" w:rsidR="00963F27" w:rsidRDefault="00963F27">
      <w:pPr>
        <w:spacing w:before="0" w:after="0" w:line="240" w:lineRule="auto"/>
        <w:rPr>
          <w:ins w:id="657" w:author="Abhishek Deep Nigam" w:date="2015-11-15T18:28:00Z"/>
        </w:rPr>
        <w:pPrChange w:id="658" w:author="Abhishek Deep Nigam" w:date="2015-11-15T18:29:00Z">
          <w:pPr/>
        </w:pPrChange>
      </w:pPr>
      <w:ins w:id="659" w:author="Abhishek Deep Nigam" w:date="2015-11-15T18:28:00Z">
        <w:r>
          <w:t>story</w:t>
        </w:r>
      </w:ins>
    </w:p>
    <w:p w14:paraId="7D773641" w14:textId="77777777" w:rsidR="00963F27" w:rsidRDefault="00963F27">
      <w:pPr>
        <w:spacing w:before="0" w:after="0" w:line="240" w:lineRule="auto"/>
        <w:rPr>
          <w:ins w:id="660" w:author="Abhishek Deep Nigam" w:date="2015-11-15T18:28:00Z"/>
        </w:rPr>
        <w:pPrChange w:id="661" w:author="Abhishek Deep Nigam" w:date="2015-11-15T18:29:00Z">
          <w:pPr/>
        </w:pPrChange>
      </w:pPr>
      <w:ins w:id="662" w:author="Abhishek Deep Nigam" w:date="2015-11-15T18:28:00Z">
        <w:r>
          <w:t>much</w:t>
        </w:r>
      </w:ins>
    </w:p>
    <w:p w14:paraId="61694B8E" w14:textId="77777777" w:rsidR="00963F27" w:rsidRDefault="00963F27">
      <w:pPr>
        <w:spacing w:before="0" w:after="0" w:line="240" w:lineRule="auto"/>
        <w:rPr>
          <w:ins w:id="663" w:author="Abhishek Deep Nigam" w:date="2015-11-15T18:28:00Z"/>
        </w:rPr>
        <w:pPrChange w:id="664" w:author="Abhishek Deep Nigam" w:date="2015-11-15T18:29:00Z">
          <w:pPr/>
        </w:pPrChange>
      </w:pPr>
      <w:ins w:id="665" w:author="Abhishek Deep Nigam" w:date="2015-11-15T18:28:00Z">
        <w:r>
          <w:t>--</w:t>
        </w:r>
      </w:ins>
    </w:p>
    <w:p w14:paraId="1F846ED0" w14:textId="77777777" w:rsidR="00963F27" w:rsidRDefault="00963F27">
      <w:pPr>
        <w:spacing w:before="0" w:after="0" w:line="240" w:lineRule="auto"/>
        <w:rPr>
          <w:ins w:id="666" w:author="Abhishek Deep Nigam" w:date="2015-11-15T18:28:00Z"/>
        </w:rPr>
        <w:pPrChange w:id="667" w:author="Abhishek Deep Nigam" w:date="2015-11-15T18:29:00Z">
          <w:pPr/>
        </w:pPrChange>
      </w:pPr>
      <w:ins w:id="668" w:author="Abhishek Deep Nigam" w:date="2015-11-15T18:28:00Z">
        <w:r>
          <w:lastRenderedPageBreak/>
          <w:t>bad</w:t>
        </w:r>
      </w:ins>
    </w:p>
    <w:p w14:paraId="369BEE71" w14:textId="77777777" w:rsidR="00963F27" w:rsidRDefault="00963F27">
      <w:pPr>
        <w:spacing w:before="0" w:after="0" w:line="240" w:lineRule="auto"/>
        <w:rPr>
          <w:ins w:id="669" w:author="Abhishek Deep Nigam" w:date="2015-11-15T18:28:00Z"/>
        </w:rPr>
        <w:pPrChange w:id="670" w:author="Abhishek Deep Nigam" w:date="2015-11-15T18:29:00Z">
          <w:pPr/>
        </w:pPrChange>
      </w:pPr>
      <w:ins w:id="671" w:author="Abhishek Deep Nigam" w:date="2015-11-15T18:28:00Z">
        <w:r>
          <w:t>time</w:t>
        </w:r>
      </w:ins>
    </w:p>
    <w:p w14:paraId="17172677" w14:textId="77777777" w:rsidR="00963F27" w:rsidRDefault="00963F27">
      <w:pPr>
        <w:spacing w:before="0" w:after="0" w:line="240" w:lineRule="auto"/>
        <w:rPr>
          <w:ins w:id="672" w:author="Abhishek Deep Nigam" w:date="2015-11-15T18:28:00Z"/>
        </w:rPr>
        <w:pPrChange w:id="673" w:author="Abhishek Deep Nigam" w:date="2015-11-15T18:29:00Z">
          <w:pPr/>
        </w:pPrChange>
      </w:pPr>
      <w:ins w:id="674" w:author="Abhishek Deep Nigam" w:date="2015-11-15T18:28:00Z">
        <w:r>
          <w:t>even</w:t>
        </w:r>
      </w:ins>
    </w:p>
    <w:p w14:paraId="6E2B6CA8" w14:textId="77777777" w:rsidR="00963F27" w:rsidRDefault="00963F27">
      <w:pPr>
        <w:spacing w:before="0" w:after="0" w:line="240" w:lineRule="auto"/>
        <w:rPr>
          <w:ins w:id="675" w:author="Abhishek Deep Nigam" w:date="2015-11-15T18:28:00Z"/>
        </w:rPr>
        <w:pPrChange w:id="676" w:author="Abhishek Deep Nigam" w:date="2015-11-15T18:29:00Z">
          <w:pPr/>
        </w:pPrChange>
      </w:pPr>
      <w:ins w:id="677" w:author="Abhishek Deep Nigam" w:date="2015-11-15T18:28:00Z">
        <w:r>
          <w:t>characters</w:t>
        </w:r>
      </w:ins>
    </w:p>
    <w:p w14:paraId="12F46989" w14:textId="77777777" w:rsidR="00963F27" w:rsidRDefault="00963F27">
      <w:pPr>
        <w:spacing w:before="0" w:after="0" w:line="240" w:lineRule="auto"/>
        <w:rPr>
          <w:ins w:id="678" w:author="Abhishek Deep Nigam" w:date="2015-11-15T18:28:00Z"/>
        </w:rPr>
        <w:pPrChange w:id="679" w:author="Abhishek Deep Nigam" w:date="2015-11-15T18:29:00Z">
          <w:pPr/>
        </w:pPrChange>
      </w:pPr>
      <w:ins w:id="680" w:author="Abhishek Deep Nigam" w:date="2015-11-15T18:28:00Z">
        <w:r>
          <w:t>little</w:t>
        </w:r>
      </w:ins>
    </w:p>
    <w:p w14:paraId="45817407" w14:textId="77777777" w:rsidR="00963F27" w:rsidRDefault="00963F27">
      <w:pPr>
        <w:spacing w:before="0" w:after="0" w:line="240" w:lineRule="auto"/>
        <w:rPr>
          <w:ins w:id="681" w:author="Abhishek Deep Nigam" w:date="2015-11-15T18:28:00Z"/>
        </w:rPr>
        <w:pPrChange w:id="682" w:author="Abhishek Deep Nigam" w:date="2015-11-15T18:29:00Z">
          <w:pPr/>
        </w:pPrChange>
      </w:pPr>
      <w:ins w:id="683" w:author="Abhishek Deep Nigam" w:date="2015-11-15T18:28:00Z">
        <w:r>
          <w:t>good</w:t>
        </w:r>
      </w:ins>
    </w:p>
    <w:p w14:paraId="124D006B" w14:textId="77777777" w:rsidR="00963F27" w:rsidRDefault="00963F27">
      <w:pPr>
        <w:spacing w:before="0" w:after="0" w:line="240" w:lineRule="auto"/>
        <w:rPr>
          <w:ins w:id="684" w:author="Abhishek Deep Nigam" w:date="2015-11-15T18:28:00Z"/>
        </w:rPr>
        <w:pPrChange w:id="685" w:author="Abhishek Deep Nigam" w:date="2015-11-15T18:29:00Z">
          <w:pPr/>
        </w:pPrChange>
      </w:pPr>
      <w:ins w:id="686" w:author="Abhishek Deep Nigam" w:date="2015-11-15T18:28:00Z">
        <w:r>
          <w:t>would</w:t>
        </w:r>
      </w:ins>
    </w:p>
    <w:p w14:paraId="2F15D47A" w14:textId="77777777" w:rsidR="00963F27" w:rsidRDefault="00963F27">
      <w:pPr>
        <w:spacing w:before="0" w:after="0" w:line="240" w:lineRule="auto"/>
        <w:rPr>
          <w:ins w:id="687" w:author="Abhishek Deep Nigam" w:date="2015-11-15T18:28:00Z"/>
        </w:rPr>
        <w:pPrChange w:id="688" w:author="Abhishek Deep Nigam" w:date="2015-11-15T18:29:00Z">
          <w:pPr/>
        </w:pPrChange>
      </w:pPr>
      <w:ins w:id="689" w:author="Abhishek Deep Nigam" w:date="2015-11-15T18:28:00Z">
        <w:r>
          <w:lastRenderedPageBreak/>
          <w:t>comedy</w:t>
        </w:r>
      </w:ins>
    </w:p>
    <w:p w14:paraId="73850A5C" w14:textId="77777777" w:rsidR="00963F27" w:rsidRDefault="00963F27">
      <w:pPr>
        <w:spacing w:before="0" w:after="0" w:line="240" w:lineRule="auto"/>
        <w:rPr>
          <w:ins w:id="690" w:author="Abhishek Deep Nigam" w:date="2015-11-15T18:28:00Z"/>
        </w:rPr>
        <w:pPrChange w:id="691" w:author="Abhishek Deep Nigam" w:date="2015-11-15T18:29:00Z">
          <w:pPr/>
        </w:pPrChange>
      </w:pPr>
      <w:ins w:id="692" w:author="Abhishek Deep Nigam" w:date="2015-11-15T18:28:00Z">
        <w:r>
          <w:t>nothing</w:t>
        </w:r>
      </w:ins>
    </w:p>
    <w:p w14:paraId="51EB548C" w14:textId="77777777" w:rsidR="00963F27" w:rsidRDefault="00963F27">
      <w:pPr>
        <w:spacing w:before="0" w:after="0" w:line="240" w:lineRule="auto"/>
        <w:rPr>
          <w:ins w:id="693" w:author="Abhishek Deep Nigam" w:date="2015-11-15T18:28:00Z"/>
        </w:rPr>
        <w:pPrChange w:id="694" w:author="Abhishek Deep Nigam" w:date="2015-11-15T18:29:00Z">
          <w:pPr/>
        </w:pPrChange>
      </w:pPr>
      <w:ins w:id="695" w:author="Abhishek Deep Nigam" w:date="2015-11-15T18:28:00Z">
        <w:r>
          <w:t>makes</w:t>
        </w:r>
      </w:ins>
    </w:p>
    <w:p w14:paraId="4C1752B4" w14:textId="77777777" w:rsidR="00963F27" w:rsidRDefault="00963F27">
      <w:pPr>
        <w:spacing w:before="0" w:after="0" w:line="240" w:lineRule="auto"/>
        <w:rPr>
          <w:ins w:id="696" w:author="Abhishek Deep Nigam" w:date="2015-11-15T18:28:00Z"/>
        </w:rPr>
        <w:pPrChange w:id="697" w:author="Abhishek Deep Nigam" w:date="2015-11-15T18:29:00Z">
          <w:pPr/>
        </w:pPrChange>
      </w:pPr>
      <w:ins w:id="698" w:author="Abhishek Deep Nigam" w:date="2015-11-15T18:28:00Z">
        <w:r>
          <w:t>plot</w:t>
        </w:r>
      </w:ins>
    </w:p>
    <w:p w14:paraId="35CCA70C" w14:textId="77777777" w:rsidR="00963F27" w:rsidRDefault="00963F27">
      <w:pPr>
        <w:spacing w:before="0" w:after="0" w:line="240" w:lineRule="auto"/>
        <w:rPr>
          <w:ins w:id="699" w:author="Abhishek Deep Nigam" w:date="2015-11-15T18:28:00Z"/>
        </w:rPr>
        <w:pPrChange w:id="700" w:author="Abhishek Deep Nigam" w:date="2015-11-15T18:29:00Z">
          <w:pPr/>
        </w:pPrChange>
      </w:pPr>
      <w:ins w:id="701" w:author="Abhishek Deep Nigam" w:date="2015-11-15T18:28:00Z">
        <w:r>
          <w:t>never</w:t>
        </w:r>
      </w:ins>
    </w:p>
    <w:p w14:paraId="0731412B" w14:textId="77777777" w:rsidR="00963F27" w:rsidRDefault="00963F27">
      <w:pPr>
        <w:spacing w:before="0" w:after="0" w:line="240" w:lineRule="auto"/>
        <w:rPr>
          <w:ins w:id="702" w:author="Abhishek Deep Nigam" w:date="2015-11-15T18:28:00Z"/>
        </w:rPr>
        <w:pPrChange w:id="703" w:author="Abhishek Deep Nigam" w:date="2015-11-15T18:29:00Z">
          <w:pPr/>
        </w:pPrChange>
      </w:pPr>
      <w:ins w:id="704" w:author="Abhishek Deep Nigam" w:date="2015-11-15T18:28:00Z">
        <w:r>
          <w:t>make</w:t>
        </w:r>
      </w:ins>
    </w:p>
    <w:p w14:paraId="60D2CFE6" w14:textId="77777777" w:rsidR="00781DF1" w:rsidRDefault="00781DF1" w:rsidP="00963F27">
      <w:pPr>
        <w:spacing w:before="0" w:after="0" w:line="240" w:lineRule="auto"/>
        <w:rPr>
          <w:ins w:id="705"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706" w:author="Abhishek Deep Nigam" w:date="2015-11-15T18:45:00Z">
            <w:sectPr w:rsidR="00781DF1" w:rsidSect="00781DF1">
              <w:pgMar w:top="1901" w:right="1008" w:bottom="1440" w:left="1008" w:header="720" w:footer="432" w:gutter="0"/>
              <w:cols w:num="1"/>
            </w:sectPr>
          </w:sectPrChange>
        </w:sectPr>
      </w:pPr>
    </w:p>
    <w:p w14:paraId="079DBEE1" w14:textId="6928E47F" w:rsidR="00963F27" w:rsidRDefault="00963F27">
      <w:pPr>
        <w:spacing w:before="0" w:after="0" w:line="240" w:lineRule="auto"/>
        <w:rPr>
          <w:ins w:id="707" w:author="Abhishek Deep Nigam" w:date="2015-11-15T18:28:00Z"/>
        </w:rPr>
        <w:pPrChange w:id="708" w:author="Abhishek Deep Nigam" w:date="2015-11-15T18:29:00Z">
          <w:pPr/>
        </w:pPrChange>
      </w:pPr>
    </w:p>
    <w:p w14:paraId="49B07051" w14:textId="77777777" w:rsidR="00963F27" w:rsidRDefault="00963F27">
      <w:pPr>
        <w:spacing w:before="0" w:after="0" w:line="240" w:lineRule="auto"/>
        <w:rPr>
          <w:ins w:id="709" w:author="Abhishek Deep Nigam" w:date="2015-11-15T18:28:00Z"/>
        </w:rPr>
        <w:pPrChange w:id="710" w:author="Abhishek Deep Nigam" w:date="2015-11-15T18:29:00Z">
          <w:pPr/>
        </w:pPrChange>
      </w:pPr>
    </w:p>
    <w:p w14:paraId="10D19E35" w14:textId="77777777" w:rsidR="00963F27" w:rsidRDefault="00963F27">
      <w:pPr>
        <w:pStyle w:val="Heading7"/>
        <w:rPr>
          <w:ins w:id="711" w:author="Abhishek Deep Nigam" w:date="2015-11-15T18:28:00Z"/>
        </w:rPr>
        <w:pPrChange w:id="712" w:author="Abhishek Deep Nigam" w:date="2015-11-15T18:31:00Z">
          <w:pPr/>
        </w:pPrChange>
      </w:pPr>
      <w:ins w:id="713" w:author="Abhishek Deep Nigam" w:date="2015-11-15T18:28:00Z">
        <w:r>
          <w:t>Top 20 Words for Positive Reviews</w:t>
        </w:r>
      </w:ins>
    </w:p>
    <w:p w14:paraId="56D51572" w14:textId="77777777" w:rsidR="00781DF1" w:rsidRDefault="00781DF1" w:rsidP="00963F27">
      <w:pPr>
        <w:spacing w:before="0" w:after="0" w:line="240" w:lineRule="auto"/>
        <w:rPr>
          <w:ins w:id="714"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54AF155E" w14:textId="1F59E5E4" w:rsidR="00963F27" w:rsidRDefault="00963F27">
      <w:pPr>
        <w:spacing w:before="0" w:after="0" w:line="240" w:lineRule="auto"/>
        <w:rPr>
          <w:ins w:id="715" w:author="Abhishek Deep Nigam" w:date="2015-11-15T18:28:00Z"/>
        </w:rPr>
        <w:pPrChange w:id="716" w:author="Abhishek Deep Nigam" w:date="2015-11-15T18:29:00Z">
          <w:pPr/>
        </w:pPrChange>
      </w:pPr>
      <w:ins w:id="717" w:author="Abhishek Deep Nigam" w:date="2015-11-15T18:28:00Z">
        <w:r>
          <w:lastRenderedPageBreak/>
          <w:t>film</w:t>
        </w:r>
      </w:ins>
    </w:p>
    <w:p w14:paraId="5BD3A73D" w14:textId="77777777" w:rsidR="00963F27" w:rsidRDefault="00963F27">
      <w:pPr>
        <w:spacing w:before="0" w:after="0" w:line="240" w:lineRule="auto"/>
        <w:rPr>
          <w:ins w:id="718" w:author="Abhishek Deep Nigam" w:date="2015-11-15T18:28:00Z"/>
        </w:rPr>
        <w:pPrChange w:id="719" w:author="Abhishek Deep Nigam" w:date="2015-11-15T18:29:00Z">
          <w:pPr/>
        </w:pPrChange>
      </w:pPr>
      <w:ins w:id="720" w:author="Abhishek Deep Nigam" w:date="2015-11-15T18:28:00Z">
        <w:r>
          <w:t>movie</w:t>
        </w:r>
      </w:ins>
    </w:p>
    <w:p w14:paraId="61C3C52C" w14:textId="77777777" w:rsidR="00963F27" w:rsidRDefault="00963F27">
      <w:pPr>
        <w:spacing w:before="0" w:after="0" w:line="240" w:lineRule="auto"/>
        <w:rPr>
          <w:ins w:id="721" w:author="Abhishek Deep Nigam" w:date="2015-11-15T18:28:00Z"/>
        </w:rPr>
        <w:pPrChange w:id="722" w:author="Abhishek Deep Nigam" w:date="2015-11-15T18:29:00Z">
          <w:pPr/>
        </w:pPrChange>
      </w:pPr>
      <w:ins w:id="723" w:author="Abhishek Deep Nigam" w:date="2015-11-15T18:28:00Z">
        <w:r>
          <w:t>one</w:t>
        </w:r>
      </w:ins>
    </w:p>
    <w:p w14:paraId="2E70060C" w14:textId="77777777" w:rsidR="00963F27" w:rsidRDefault="00963F27">
      <w:pPr>
        <w:spacing w:before="0" w:after="0" w:line="240" w:lineRule="auto"/>
        <w:rPr>
          <w:ins w:id="724" w:author="Abhishek Deep Nigam" w:date="2015-11-15T18:28:00Z"/>
        </w:rPr>
        <w:pPrChange w:id="725" w:author="Abhishek Deep Nigam" w:date="2015-11-15T18:29:00Z">
          <w:pPr/>
        </w:pPrChange>
      </w:pPr>
      <w:ins w:id="726" w:author="Abhishek Deep Nigam" w:date="2015-11-15T18:28:00Z">
        <w:r>
          <w:t>like</w:t>
        </w:r>
      </w:ins>
    </w:p>
    <w:p w14:paraId="1AA4C4C4" w14:textId="77777777" w:rsidR="00963F27" w:rsidRDefault="00963F27">
      <w:pPr>
        <w:spacing w:before="0" w:after="0" w:line="240" w:lineRule="auto"/>
        <w:rPr>
          <w:ins w:id="727" w:author="Abhishek Deep Nigam" w:date="2015-11-15T18:28:00Z"/>
        </w:rPr>
        <w:pPrChange w:id="728" w:author="Abhishek Deep Nigam" w:date="2015-11-15T18:29:00Z">
          <w:pPr/>
        </w:pPrChange>
      </w:pPr>
      <w:ins w:id="729" w:author="Abhishek Deep Nigam" w:date="2015-11-15T18:28:00Z">
        <w:r>
          <w:t>--</w:t>
        </w:r>
      </w:ins>
    </w:p>
    <w:p w14:paraId="3E1D54D7" w14:textId="77777777" w:rsidR="00963F27" w:rsidRDefault="00963F27">
      <w:pPr>
        <w:spacing w:before="0" w:after="0" w:line="240" w:lineRule="auto"/>
        <w:rPr>
          <w:ins w:id="730" w:author="Abhishek Deep Nigam" w:date="2015-11-15T18:28:00Z"/>
        </w:rPr>
        <w:pPrChange w:id="731" w:author="Abhishek Deep Nigam" w:date="2015-11-15T18:29:00Z">
          <w:pPr/>
        </w:pPrChange>
      </w:pPr>
      <w:ins w:id="732" w:author="Abhishek Deep Nigam" w:date="2015-11-15T18:28:00Z">
        <w:r>
          <w:t>story</w:t>
        </w:r>
      </w:ins>
    </w:p>
    <w:p w14:paraId="064C9A72" w14:textId="77777777" w:rsidR="00963F27" w:rsidRDefault="00963F27">
      <w:pPr>
        <w:spacing w:before="0" w:after="0" w:line="240" w:lineRule="auto"/>
        <w:rPr>
          <w:ins w:id="733" w:author="Abhishek Deep Nigam" w:date="2015-11-15T18:28:00Z"/>
        </w:rPr>
        <w:pPrChange w:id="734" w:author="Abhishek Deep Nigam" w:date="2015-11-15T18:29:00Z">
          <w:pPr/>
        </w:pPrChange>
      </w:pPr>
      <w:ins w:id="735" w:author="Abhishek Deep Nigam" w:date="2015-11-15T18:28:00Z">
        <w:r>
          <w:t>comedy</w:t>
        </w:r>
      </w:ins>
    </w:p>
    <w:p w14:paraId="43CDAED4" w14:textId="77777777" w:rsidR="00963F27" w:rsidRDefault="00963F27">
      <w:pPr>
        <w:spacing w:before="0" w:after="0" w:line="240" w:lineRule="auto"/>
        <w:rPr>
          <w:ins w:id="736" w:author="Abhishek Deep Nigam" w:date="2015-11-15T18:28:00Z"/>
        </w:rPr>
        <w:pPrChange w:id="737" w:author="Abhishek Deep Nigam" w:date="2015-11-15T18:29:00Z">
          <w:pPr/>
        </w:pPrChange>
      </w:pPr>
      <w:ins w:id="738" w:author="Abhishek Deep Nigam" w:date="2015-11-15T18:28:00Z">
        <w:r>
          <w:lastRenderedPageBreak/>
          <w:t>way</w:t>
        </w:r>
      </w:ins>
    </w:p>
    <w:p w14:paraId="44B8C352" w14:textId="77777777" w:rsidR="00963F27" w:rsidRDefault="00963F27">
      <w:pPr>
        <w:spacing w:before="0" w:after="0" w:line="240" w:lineRule="auto"/>
        <w:rPr>
          <w:ins w:id="739" w:author="Abhishek Deep Nigam" w:date="2015-11-15T18:28:00Z"/>
        </w:rPr>
        <w:pPrChange w:id="740" w:author="Abhishek Deep Nigam" w:date="2015-11-15T18:29:00Z">
          <w:pPr/>
        </w:pPrChange>
      </w:pPr>
      <w:ins w:id="741" w:author="Abhishek Deep Nigam" w:date="2015-11-15T18:28:00Z">
        <w:r>
          <w:t>even</w:t>
        </w:r>
      </w:ins>
    </w:p>
    <w:p w14:paraId="7F2A057D" w14:textId="77777777" w:rsidR="00963F27" w:rsidRDefault="00963F27">
      <w:pPr>
        <w:spacing w:before="0" w:after="0" w:line="240" w:lineRule="auto"/>
        <w:rPr>
          <w:ins w:id="742" w:author="Abhishek Deep Nigam" w:date="2015-11-15T18:28:00Z"/>
        </w:rPr>
        <w:pPrChange w:id="743" w:author="Abhishek Deep Nigam" w:date="2015-11-15T18:29:00Z">
          <w:pPr/>
        </w:pPrChange>
      </w:pPr>
      <w:ins w:id="744" w:author="Abhishek Deep Nigam" w:date="2015-11-15T18:28:00Z">
        <w:r>
          <w:t>good</w:t>
        </w:r>
      </w:ins>
    </w:p>
    <w:p w14:paraId="0A219169" w14:textId="77777777" w:rsidR="00963F27" w:rsidRDefault="00963F27">
      <w:pPr>
        <w:spacing w:before="0" w:after="0" w:line="240" w:lineRule="auto"/>
        <w:rPr>
          <w:ins w:id="745" w:author="Abhishek Deep Nigam" w:date="2015-11-15T18:28:00Z"/>
        </w:rPr>
        <w:pPrChange w:id="746" w:author="Abhishek Deep Nigam" w:date="2015-11-15T18:29:00Z">
          <w:pPr/>
        </w:pPrChange>
      </w:pPr>
      <w:ins w:id="747" w:author="Abhishek Deep Nigam" w:date="2015-11-15T18:28:00Z">
        <w:r>
          <w:t>best</w:t>
        </w:r>
      </w:ins>
    </w:p>
    <w:p w14:paraId="44D42C81" w14:textId="77777777" w:rsidR="00963F27" w:rsidRDefault="00963F27">
      <w:pPr>
        <w:spacing w:before="0" w:after="0" w:line="240" w:lineRule="auto"/>
        <w:rPr>
          <w:ins w:id="748" w:author="Abhishek Deep Nigam" w:date="2015-11-15T18:28:00Z"/>
        </w:rPr>
        <w:pPrChange w:id="749" w:author="Abhishek Deep Nigam" w:date="2015-11-15T18:29:00Z">
          <w:pPr/>
        </w:pPrChange>
      </w:pPr>
      <w:ins w:id="750" w:author="Abhishek Deep Nigam" w:date="2015-11-15T18:28:00Z">
        <w:r>
          <w:t>time</w:t>
        </w:r>
      </w:ins>
    </w:p>
    <w:p w14:paraId="1ABC3605" w14:textId="77777777" w:rsidR="00963F27" w:rsidRDefault="00963F27">
      <w:pPr>
        <w:spacing w:before="0" w:after="0" w:line="240" w:lineRule="auto"/>
        <w:rPr>
          <w:ins w:id="751" w:author="Abhishek Deep Nigam" w:date="2015-11-15T18:28:00Z"/>
        </w:rPr>
        <w:pPrChange w:id="752" w:author="Abhishek Deep Nigam" w:date="2015-11-15T18:29:00Z">
          <w:pPr/>
        </w:pPrChange>
      </w:pPr>
      <w:ins w:id="753" w:author="Abhishek Deep Nigam" w:date="2015-11-15T18:28:00Z">
        <w:r>
          <w:t>much</w:t>
        </w:r>
      </w:ins>
    </w:p>
    <w:p w14:paraId="41711989" w14:textId="77777777" w:rsidR="00963F27" w:rsidRDefault="00963F27">
      <w:pPr>
        <w:spacing w:before="0" w:after="0" w:line="240" w:lineRule="auto"/>
        <w:rPr>
          <w:ins w:id="754" w:author="Abhishek Deep Nigam" w:date="2015-11-15T18:28:00Z"/>
        </w:rPr>
        <w:pPrChange w:id="755" w:author="Abhishek Deep Nigam" w:date="2015-11-15T18:29:00Z">
          <w:pPr/>
        </w:pPrChange>
      </w:pPr>
      <w:ins w:id="756" w:author="Abhishek Deep Nigam" w:date="2015-11-15T18:28:00Z">
        <w:r>
          <w:t>performances</w:t>
        </w:r>
      </w:ins>
    </w:p>
    <w:p w14:paraId="2AED6DB2" w14:textId="77777777" w:rsidR="00963F27" w:rsidRDefault="00963F27">
      <w:pPr>
        <w:spacing w:before="0" w:after="0" w:line="240" w:lineRule="auto"/>
        <w:rPr>
          <w:ins w:id="757" w:author="Abhishek Deep Nigam" w:date="2015-11-15T18:28:00Z"/>
        </w:rPr>
        <w:pPrChange w:id="758" w:author="Abhishek Deep Nigam" w:date="2015-11-15T18:29:00Z">
          <w:pPr/>
        </w:pPrChange>
      </w:pPr>
      <w:ins w:id="759" w:author="Abhishek Deep Nigam" w:date="2015-11-15T18:28:00Z">
        <w:r>
          <w:lastRenderedPageBreak/>
          <w:t>funny</w:t>
        </w:r>
      </w:ins>
    </w:p>
    <w:p w14:paraId="7195FFBB" w14:textId="77777777" w:rsidR="00963F27" w:rsidRDefault="00963F27">
      <w:pPr>
        <w:spacing w:before="0" w:after="0" w:line="240" w:lineRule="auto"/>
        <w:rPr>
          <w:ins w:id="760" w:author="Abhishek Deep Nigam" w:date="2015-11-15T18:28:00Z"/>
        </w:rPr>
        <w:pPrChange w:id="761" w:author="Abhishek Deep Nigam" w:date="2015-11-15T18:29:00Z">
          <w:pPr/>
        </w:pPrChange>
      </w:pPr>
      <w:ins w:id="762" w:author="Abhishek Deep Nigam" w:date="2015-11-15T18:28:00Z">
        <w:r>
          <w:t>makes</w:t>
        </w:r>
      </w:ins>
    </w:p>
    <w:p w14:paraId="2280A05F" w14:textId="77777777" w:rsidR="00963F27" w:rsidRDefault="00963F27">
      <w:pPr>
        <w:spacing w:before="0" w:after="0" w:line="240" w:lineRule="auto"/>
        <w:rPr>
          <w:ins w:id="763" w:author="Abhishek Deep Nigam" w:date="2015-11-15T18:28:00Z"/>
        </w:rPr>
        <w:pPrChange w:id="764" w:author="Abhishek Deep Nigam" w:date="2015-11-15T18:29:00Z">
          <w:pPr/>
        </w:pPrChange>
      </w:pPr>
      <w:ins w:id="765" w:author="Abhishek Deep Nigam" w:date="2015-11-15T18:28:00Z">
        <w:r>
          <w:t>life</w:t>
        </w:r>
      </w:ins>
    </w:p>
    <w:p w14:paraId="3B9524AB" w14:textId="77777777" w:rsidR="00963F27" w:rsidRDefault="00963F27">
      <w:pPr>
        <w:spacing w:before="0" w:after="0" w:line="240" w:lineRule="auto"/>
        <w:rPr>
          <w:ins w:id="766" w:author="Abhishek Deep Nigam" w:date="2015-11-15T18:28:00Z"/>
        </w:rPr>
        <w:pPrChange w:id="767" w:author="Abhishek Deep Nigam" w:date="2015-11-15T18:29:00Z">
          <w:pPr/>
        </w:pPrChange>
      </w:pPr>
      <w:ins w:id="768" w:author="Abhishek Deep Nigam" w:date="2015-11-15T18:28:00Z">
        <w:r>
          <w:t>make</w:t>
        </w:r>
      </w:ins>
    </w:p>
    <w:p w14:paraId="63AC8AE3" w14:textId="77777777" w:rsidR="00963F27" w:rsidRDefault="00963F27">
      <w:pPr>
        <w:spacing w:before="0" w:after="0" w:line="240" w:lineRule="auto"/>
        <w:rPr>
          <w:ins w:id="769" w:author="Abhishek Deep Nigam" w:date="2015-11-15T18:28:00Z"/>
        </w:rPr>
        <w:pPrChange w:id="770" w:author="Abhishek Deep Nigam" w:date="2015-11-15T18:29:00Z">
          <w:pPr/>
        </w:pPrChange>
      </w:pPr>
      <w:ins w:id="771" w:author="Abhishek Deep Nigam" w:date="2015-11-15T18:28:00Z">
        <w:r>
          <w:t>characters</w:t>
        </w:r>
      </w:ins>
    </w:p>
    <w:p w14:paraId="6D590D57" w14:textId="77777777" w:rsidR="00963F27" w:rsidRDefault="00963F27">
      <w:pPr>
        <w:spacing w:before="0" w:after="0" w:line="240" w:lineRule="auto"/>
        <w:rPr>
          <w:ins w:id="772" w:author="Abhishek Deep Nigam" w:date="2015-11-15T18:28:00Z"/>
        </w:rPr>
        <w:pPrChange w:id="773" w:author="Abhishek Deep Nigam" w:date="2015-11-15T18:29:00Z">
          <w:pPr/>
        </w:pPrChange>
      </w:pPr>
      <w:ins w:id="774" w:author="Abhishek Deep Nigam" w:date="2015-11-15T18:28:00Z">
        <w:r>
          <w:t>work</w:t>
        </w:r>
      </w:ins>
    </w:p>
    <w:p w14:paraId="132A1227" w14:textId="77777777" w:rsidR="00781DF1" w:rsidRDefault="00781DF1" w:rsidP="00963F27">
      <w:pPr>
        <w:spacing w:before="0" w:after="0" w:line="240" w:lineRule="auto"/>
        <w:rPr>
          <w:ins w:id="775"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776" w:author="Abhishek Deep Nigam" w:date="2015-11-15T18:45:00Z">
            <w:sectPr w:rsidR="00781DF1" w:rsidSect="00781DF1">
              <w:pgMar w:top="1901" w:right="1008" w:bottom="1440" w:left="1008" w:header="720" w:footer="432" w:gutter="0"/>
              <w:cols w:num="1"/>
            </w:sectPr>
          </w:sectPrChange>
        </w:sectPr>
      </w:pPr>
    </w:p>
    <w:p w14:paraId="0C61AB82" w14:textId="47A4AA67" w:rsidR="00963F27" w:rsidRDefault="00963F27">
      <w:pPr>
        <w:spacing w:before="0" w:after="0" w:line="240" w:lineRule="auto"/>
        <w:rPr>
          <w:ins w:id="777" w:author="Abhishek Deep Nigam" w:date="2015-11-15T18:28:00Z"/>
        </w:rPr>
        <w:pPrChange w:id="778" w:author="Abhishek Deep Nigam" w:date="2015-11-15T18:29:00Z">
          <w:pPr/>
        </w:pPrChange>
      </w:pPr>
    </w:p>
    <w:p w14:paraId="274FB068" w14:textId="77777777" w:rsidR="00963F27" w:rsidRDefault="00963F27">
      <w:pPr>
        <w:spacing w:before="0" w:after="0" w:line="240" w:lineRule="auto"/>
        <w:rPr>
          <w:ins w:id="779" w:author="Abhishek Deep Nigam" w:date="2015-11-15T18:28:00Z"/>
        </w:rPr>
        <w:pPrChange w:id="780" w:author="Abhishek Deep Nigam" w:date="2015-11-15T18:29:00Z">
          <w:pPr/>
        </w:pPrChange>
      </w:pPr>
    </w:p>
    <w:p w14:paraId="32856053" w14:textId="77777777" w:rsidR="0027599D" w:rsidRDefault="0027599D">
      <w:pPr>
        <w:rPr>
          <w:ins w:id="781" w:author="Abhishek Deep Nigam" w:date="2015-11-15T18:37:00Z"/>
          <w:rFonts w:asciiTheme="majorHAnsi" w:eastAsiaTheme="majorEastAsia" w:hAnsiTheme="majorHAnsi" w:cstheme="majorBidi"/>
          <w:color w:val="0072C6" w:themeColor="accent1"/>
          <w:sz w:val="34"/>
        </w:rPr>
      </w:pPr>
      <w:ins w:id="782" w:author="Abhishek Deep Nigam" w:date="2015-11-15T18:37:00Z">
        <w:r>
          <w:br w:type="page"/>
        </w:r>
      </w:ins>
    </w:p>
    <w:p w14:paraId="372F5295" w14:textId="682A1C1D" w:rsidR="00963F27" w:rsidRDefault="0027599D">
      <w:pPr>
        <w:pStyle w:val="Heading3"/>
        <w:rPr>
          <w:ins w:id="783" w:author="Abhishek Deep Nigam" w:date="2015-11-15T18:33:00Z"/>
        </w:rPr>
        <w:pPrChange w:id="784" w:author="Abhishek Deep Nigam" w:date="2015-11-15T18:32:00Z">
          <w:pPr/>
        </w:pPrChange>
      </w:pPr>
      <w:ins w:id="785" w:author="Abhishek Deep Nigam" w:date="2015-11-15T18:32:00Z">
        <w:r>
          <w:lastRenderedPageBreak/>
          <w:t>Part 2.2</w:t>
        </w:r>
      </w:ins>
      <w:ins w:id="786" w:author="Abhishek Deep Nigam" w:date="2015-11-15T18:33:00Z">
        <w:r>
          <w:t>: For Four-Unit Students (Extra Credit for Us)</w:t>
        </w:r>
      </w:ins>
    </w:p>
    <w:p w14:paraId="2D7FFEF0" w14:textId="0BDAE905" w:rsidR="00963F27" w:rsidRDefault="0027599D">
      <w:pPr>
        <w:rPr>
          <w:ins w:id="787" w:author="Abhishek Deep Nigam" w:date="2015-11-15T18:28:00Z"/>
        </w:rPr>
      </w:pPr>
      <w:ins w:id="788" w:author="Abhishek Deep Nigam" w:date="2015-11-15T18:34:00Z">
        <w:r>
          <w:t>Though we are three-unit students, we attempted the four-unit problem. This is for bonus points</w:t>
        </w:r>
      </w:ins>
      <w:ins w:id="789" w:author="Abhishek Deep Nigam" w:date="2015-11-15T18:35:00Z">
        <w:r>
          <w:t>.</w:t>
        </w:r>
      </w:ins>
    </w:p>
    <w:p w14:paraId="22640ABE" w14:textId="5DB69228" w:rsidR="00963F27" w:rsidRDefault="0027599D">
      <w:pPr>
        <w:pStyle w:val="Heading4"/>
        <w:rPr>
          <w:ins w:id="790" w:author="Abhishek Deep Nigam" w:date="2015-11-15T18:28:00Z"/>
        </w:rPr>
        <w:pPrChange w:id="791" w:author="Abhishek Deep Nigam" w:date="2015-11-15T18:34:00Z">
          <w:pPr/>
        </w:pPrChange>
      </w:pPr>
      <w:ins w:id="792" w:author="Abhishek Deep Nigam" w:date="2015-11-15T18:34:00Z">
        <w:r>
          <w:t>Results</w:t>
        </w:r>
      </w:ins>
    </w:p>
    <w:p w14:paraId="72FCCE6C" w14:textId="77777777" w:rsidR="00963F27" w:rsidRDefault="00963F27">
      <w:pPr>
        <w:pStyle w:val="Heading5"/>
        <w:rPr>
          <w:ins w:id="793" w:author="Abhishek Deep Nigam" w:date="2015-11-15T18:28:00Z"/>
        </w:rPr>
        <w:pPrChange w:id="794" w:author="Abhishek Deep Nigam" w:date="2015-11-15T18:31:00Z">
          <w:pPr/>
        </w:pPrChange>
      </w:pPr>
      <w:ins w:id="795" w:author="Abhishek Deep Nigam" w:date="2015-11-15T18:28:00Z">
        <w:r>
          <w:t>8 CATEGORY DATA SET</w:t>
        </w:r>
      </w:ins>
    </w:p>
    <w:p w14:paraId="6787F64D" w14:textId="77777777" w:rsidR="00963F27" w:rsidRDefault="00963F27">
      <w:pPr>
        <w:spacing w:before="0" w:after="0" w:line="240" w:lineRule="auto"/>
        <w:rPr>
          <w:ins w:id="796" w:author="Abhishek Deep Nigam" w:date="2015-11-15T18:28:00Z"/>
        </w:rPr>
        <w:pPrChange w:id="797" w:author="Abhishek Deep Nigam" w:date="2015-11-15T18:29:00Z">
          <w:pPr/>
        </w:pPrChange>
      </w:pPr>
    </w:p>
    <w:p w14:paraId="6600C58E" w14:textId="77777777" w:rsidR="00963F27" w:rsidRDefault="00963F27">
      <w:pPr>
        <w:pStyle w:val="Heading6"/>
        <w:rPr>
          <w:ins w:id="798" w:author="Abhishek Deep Nigam" w:date="2015-11-15T18:28:00Z"/>
        </w:rPr>
        <w:pPrChange w:id="799" w:author="Abhishek Deep Nigam" w:date="2015-11-15T18:31:00Z">
          <w:pPr/>
        </w:pPrChange>
      </w:pPr>
      <w:ins w:id="800" w:author="Abhishek Deep Nigam" w:date="2015-11-15T18:28:00Z">
        <w:r>
          <w:t>Multinomial</w:t>
        </w:r>
      </w:ins>
    </w:p>
    <w:p w14:paraId="46A7D3C5" w14:textId="77777777" w:rsidR="00963F27" w:rsidRDefault="00963F27">
      <w:pPr>
        <w:spacing w:before="0" w:after="0" w:line="240" w:lineRule="auto"/>
        <w:rPr>
          <w:ins w:id="801" w:author="Abhishek Deep Nigam" w:date="2015-11-15T18:28:00Z"/>
        </w:rPr>
        <w:pPrChange w:id="802" w:author="Abhishek Deep Nigam" w:date="2015-11-15T18:29:00Z">
          <w:pPr/>
        </w:pPrChange>
      </w:pPr>
      <w:ins w:id="803" w:author="Abhishek Deep Nigam" w:date="2015-11-15T18:28:00Z">
        <w:r>
          <w:t>Accuracy 92.01521%</w:t>
        </w:r>
      </w:ins>
    </w:p>
    <w:p w14:paraId="2F73F7B9" w14:textId="77777777" w:rsidR="00963F27" w:rsidRDefault="00963F27">
      <w:pPr>
        <w:spacing w:before="0" w:after="0" w:line="240" w:lineRule="auto"/>
        <w:rPr>
          <w:ins w:id="804" w:author="Abhishek Deep Nigam" w:date="2015-11-15T18:56:00Z"/>
        </w:rPr>
        <w:pPrChange w:id="805" w:author="Abhishek Deep Nigam" w:date="2015-11-15T18:29:00Z">
          <w:pPr/>
        </w:pPrChange>
      </w:pPr>
    </w:p>
    <w:p w14:paraId="62DC8177" w14:textId="77777777" w:rsidR="00FF5FE7" w:rsidRDefault="00FF5FE7" w:rsidP="00FF5FE7">
      <w:pPr>
        <w:spacing w:before="0" w:after="0" w:line="240" w:lineRule="auto"/>
        <w:rPr>
          <w:ins w:id="806" w:author="Abhishek Deep Nigam" w:date="2015-11-15T18:56:00Z"/>
        </w:rPr>
      </w:pPr>
      <w:ins w:id="807" w:author="Abhishek Deep Nigam" w:date="2015-11-15T18:56:00Z">
        <w:r>
          <w:t>Confusion matrix is below.</w:t>
        </w:r>
      </w:ins>
    </w:p>
    <w:p w14:paraId="09321F04" w14:textId="77777777" w:rsidR="00FF5FE7" w:rsidRDefault="00FF5FE7">
      <w:pPr>
        <w:spacing w:before="0" w:after="0" w:line="240" w:lineRule="auto"/>
        <w:rPr>
          <w:ins w:id="808" w:author="Abhishek Deep Nigam" w:date="2015-11-15T18:56:00Z"/>
        </w:rPr>
        <w:pPrChange w:id="809" w:author="Abhishek Deep Nigam" w:date="2015-11-15T18:29:00Z">
          <w:pPr/>
        </w:pPrChange>
      </w:pPr>
    </w:p>
    <w:p w14:paraId="405FA818" w14:textId="30622486" w:rsidR="00FF5FE7" w:rsidRDefault="00311469">
      <w:pPr>
        <w:spacing w:before="0" w:after="0" w:line="240" w:lineRule="auto"/>
        <w:rPr>
          <w:ins w:id="810" w:author="Abhishek Deep Nigam" w:date="2015-11-15T18:28:00Z"/>
        </w:rPr>
        <w:pPrChange w:id="811" w:author="Abhishek Deep Nigam" w:date="2015-11-15T18:29:00Z">
          <w:pPr/>
        </w:pPrChange>
      </w:pPr>
      <w:ins w:id="812" w:author="Abhishek Deep Nigam" w:date="2015-11-15T18:57:00Z">
        <w:r>
          <w:rPr>
            <w:noProof/>
            <w:lang w:eastAsia="en-US"/>
          </w:rPr>
          <w:drawing>
            <wp:inline distT="0" distB="0" distL="0" distR="0" wp14:anchorId="401FF16F" wp14:editId="7F5A1025">
              <wp:extent cx="6492240" cy="259715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catmult.jpg"/>
                      <pic:cNvPicPr/>
                    </pic:nvPicPr>
                    <pic:blipFill>
                      <a:blip r:embed="rId49">
                        <a:extLst>
                          <a:ext uri="{28A0092B-C50C-407E-A947-70E740481C1C}">
                            <a14:useLocalDpi xmlns:a14="http://schemas.microsoft.com/office/drawing/2010/main" val="0"/>
                          </a:ext>
                        </a:extLst>
                      </a:blip>
                      <a:stretch>
                        <a:fillRect/>
                      </a:stretch>
                    </pic:blipFill>
                    <pic:spPr>
                      <a:xfrm>
                        <a:off x="0" y="0"/>
                        <a:ext cx="6492240" cy="2597150"/>
                      </a:xfrm>
                      <a:prstGeom prst="rect">
                        <a:avLst/>
                      </a:prstGeom>
                    </pic:spPr>
                  </pic:pic>
                </a:graphicData>
              </a:graphic>
            </wp:inline>
          </w:drawing>
        </w:r>
      </w:ins>
    </w:p>
    <w:p w14:paraId="0EF32ECE" w14:textId="77777777" w:rsidR="00963F27" w:rsidRDefault="00963F27">
      <w:pPr>
        <w:spacing w:before="0" w:after="0" w:line="240" w:lineRule="auto"/>
        <w:rPr>
          <w:ins w:id="813" w:author="Abhishek Deep Nigam" w:date="2015-11-15T18:28:00Z"/>
        </w:rPr>
        <w:pPrChange w:id="814" w:author="Abhishek Deep Nigam" w:date="2015-11-15T18:29:00Z">
          <w:pPr/>
        </w:pPrChange>
      </w:pPr>
    </w:p>
    <w:p w14:paraId="225749F6" w14:textId="77777777" w:rsidR="00963F27" w:rsidRDefault="00963F27">
      <w:pPr>
        <w:pStyle w:val="Heading7"/>
        <w:rPr>
          <w:ins w:id="815" w:author="Abhishek Deep Nigam" w:date="2015-11-15T18:28:00Z"/>
        </w:rPr>
        <w:pPrChange w:id="816" w:author="Abhishek Deep Nigam" w:date="2015-11-15T18:31:00Z">
          <w:pPr/>
        </w:pPrChange>
      </w:pPr>
      <w:ins w:id="817" w:author="Abhishek Deep Nigam" w:date="2015-11-15T18:28:00Z">
        <w:r>
          <w:t>Top 20 Words for sci.space</w:t>
        </w:r>
      </w:ins>
    </w:p>
    <w:p w14:paraId="19CD47DB" w14:textId="77777777" w:rsidR="00781DF1" w:rsidRDefault="00781DF1" w:rsidP="00963F27">
      <w:pPr>
        <w:spacing w:before="0" w:after="0" w:line="240" w:lineRule="auto"/>
        <w:rPr>
          <w:ins w:id="818"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09BD33E5" w14:textId="530FA22C" w:rsidR="00963F27" w:rsidRDefault="00963F27">
      <w:pPr>
        <w:spacing w:before="0" w:after="0" w:line="240" w:lineRule="auto"/>
        <w:rPr>
          <w:ins w:id="819" w:author="Abhishek Deep Nigam" w:date="2015-11-15T18:28:00Z"/>
        </w:rPr>
        <w:pPrChange w:id="820" w:author="Abhishek Deep Nigam" w:date="2015-11-15T18:29:00Z">
          <w:pPr/>
        </w:pPrChange>
      </w:pPr>
      <w:ins w:id="821" w:author="Abhishek Deep Nigam" w:date="2015-11-15T18:28:00Z">
        <w:r>
          <w:lastRenderedPageBreak/>
          <w:t>space</w:t>
        </w:r>
      </w:ins>
    </w:p>
    <w:p w14:paraId="3A7C7D48" w14:textId="77777777" w:rsidR="00963F27" w:rsidRDefault="00963F27">
      <w:pPr>
        <w:spacing w:before="0" w:after="0" w:line="240" w:lineRule="auto"/>
        <w:rPr>
          <w:ins w:id="822" w:author="Abhishek Deep Nigam" w:date="2015-11-15T18:28:00Z"/>
        </w:rPr>
        <w:pPrChange w:id="823" w:author="Abhishek Deep Nigam" w:date="2015-11-15T18:29:00Z">
          <w:pPr/>
        </w:pPrChange>
      </w:pPr>
      <w:ins w:id="824" w:author="Abhishek Deep Nigam" w:date="2015-11-15T18:28:00Z">
        <w:r>
          <w:t>nt</w:t>
        </w:r>
      </w:ins>
    </w:p>
    <w:p w14:paraId="54DF099F" w14:textId="77777777" w:rsidR="00963F27" w:rsidRDefault="00963F27">
      <w:pPr>
        <w:spacing w:before="0" w:after="0" w:line="240" w:lineRule="auto"/>
        <w:rPr>
          <w:ins w:id="825" w:author="Abhishek Deep Nigam" w:date="2015-11-15T18:28:00Z"/>
        </w:rPr>
        <w:pPrChange w:id="826" w:author="Abhishek Deep Nigam" w:date="2015-11-15T18:29:00Z">
          <w:pPr/>
        </w:pPrChange>
      </w:pPr>
      <w:ins w:id="827" w:author="Abhishek Deep Nigam" w:date="2015-11-15T18:28:00Z">
        <w:r>
          <w:t>would</w:t>
        </w:r>
      </w:ins>
    </w:p>
    <w:p w14:paraId="0B810A22" w14:textId="77777777" w:rsidR="00963F27" w:rsidRDefault="00963F27">
      <w:pPr>
        <w:spacing w:before="0" w:after="0" w:line="240" w:lineRule="auto"/>
        <w:rPr>
          <w:ins w:id="828" w:author="Abhishek Deep Nigam" w:date="2015-11-15T18:28:00Z"/>
        </w:rPr>
        <w:pPrChange w:id="829" w:author="Abhishek Deep Nigam" w:date="2015-11-15T18:29:00Z">
          <w:pPr/>
        </w:pPrChange>
      </w:pPr>
      <w:ins w:id="830" w:author="Abhishek Deep Nigam" w:date="2015-11-15T18:28:00Z">
        <w:r>
          <w:t>one</w:t>
        </w:r>
      </w:ins>
    </w:p>
    <w:p w14:paraId="706E6702" w14:textId="77777777" w:rsidR="00963F27" w:rsidRDefault="00963F27">
      <w:pPr>
        <w:spacing w:before="0" w:after="0" w:line="240" w:lineRule="auto"/>
        <w:rPr>
          <w:ins w:id="831" w:author="Abhishek Deep Nigam" w:date="2015-11-15T18:28:00Z"/>
        </w:rPr>
        <w:pPrChange w:id="832" w:author="Abhishek Deep Nigam" w:date="2015-11-15T18:29:00Z">
          <w:pPr/>
        </w:pPrChange>
      </w:pPr>
      <w:ins w:id="833" w:author="Abhishek Deep Nigam" w:date="2015-11-15T18:28:00Z">
        <w:r>
          <w:t>launch</w:t>
        </w:r>
      </w:ins>
    </w:p>
    <w:p w14:paraId="56729B75" w14:textId="77777777" w:rsidR="00963F27" w:rsidRDefault="00963F27">
      <w:pPr>
        <w:spacing w:before="0" w:after="0" w:line="240" w:lineRule="auto"/>
        <w:rPr>
          <w:ins w:id="834" w:author="Abhishek Deep Nigam" w:date="2015-11-15T18:28:00Z"/>
        </w:rPr>
        <w:pPrChange w:id="835" w:author="Abhishek Deep Nigam" w:date="2015-11-15T18:29:00Z">
          <w:pPr/>
        </w:pPrChange>
      </w:pPr>
      <w:ins w:id="836" w:author="Abhishek Deep Nigam" w:date="2015-11-15T18:28:00Z">
        <w:r>
          <w:t>nasa</w:t>
        </w:r>
      </w:ins>
    </w:p>
    <w:p w14:paraId="05C2A85B" w14:textId="77777777" w:rsidR="00963F27" w:rsidRDefault="00963F27">
      <w:pPr>
        <w:spacing w:before="0" w:after="0" w:line="240" w:lineRule="auto"/>
        <w:rPr>
          <w:ins w:id="837" w:author="Abhishek Deep Nigam" w:date="2015-11-15T18:28:00Z"/>
        </w:rPr>
        <w:pPrChange w:id="838" w:author="Abhishek Deep Nigam" w:date="2015-11-15T18:29:00Z">
          <w:pPr/>
        </w:pPrChange>
      </w:pPr>
      <w:ins w:id="839" w:author="Abhishek Deep Nigam" w:date="2015-11-15T18:28:00Z">
        <w:r>
          <w:t>earth</w:t>
        </w:r>
      </w:ins>
    </w:p>
    <w:p w14:paraId="17C15E2A" w14:textId="77777777" w:rsidR="00963F27" w:rsidRDefault="00963F27">
      <w:pPr>
        <w:spacing w:before="0" w:after="0" w:line="240" w:lineRule="auto"/>
        <w:rPr>
          <w:ins w:id="840" w:author="Abhishek Deep Nigam" w:date="2015-11-15T18:28:00Z"/>
        </w:rPr>
        <w:pPrChange w:id="841" w:author="Abhishek Deep Nigam" w:date="2015-11-15T18:29:00Z">
          <w:pPr/>
        </w:pPrChange>
      </w:pPr>
      <w:ins w:id="842" w:author="Abhishek Deep Nigam" w:date="2015-11-15T18:28:00Z">
        <w:r>
          <w:lastRenderedPageBreak/>
          <w:t>subject</w:t>
        </w:r>
      </w:ins>
    </w:p>
    <w:p w14:paraId="70462016" w14:textId="77777777" w:rsidR="00963F27" w:rsidRDefault="00963F27">
      <w:pPr>
        <w:spacing w:before="0" w:after="0" w:line="240" w:lineRule="auto"/>
        <w:rPr>
          <w:ins w:id="843" w:author="Abhishek Deep Nigam" w:date="2015-11-15T18:28:00Z"/>
        </w:rPr>
        <w:pPrChange w:id="844" w:author="Abhishek Deep Nigam" w:date="2015-11-15T18:29:00Z">
          <w:pPr/>
        </w:pPrChange>
      </w:pPr>
      <w:ins w:id="845" w:author="Abhishek Deep Nigam" w:date="2015-11-15T18:28:00Z">
        <w:r>
          <w:t>like</w:t>
        </w:r>
      </w:ins>
    </w:p>
    <w:p w14:paraId="4D49D9FD" w14:textId="77777777" w:rsidR="00963F27" w:rsidRDefault="00963F27">
      <w:pPr>
        <w:spacing w:before="0" w:after="0" w:line="240" w:lineRule="auto"/>
        <w:rPr>
          <w:ins w:id="846" w:author="Abhishek Deep Nigam" w:date="2015-11-15T18:28:00Z"/>
        </w:rPr>
        <w:pPrChange w:id="847" w:author="Abhishek Deep Nigam" w:date="2015-11-15T18:29:00Z">
          <w:pPr/>
        </w:pPrChange>
      </w:pPr>
      <w:ins w:id="848" w:author="Abhishek Deep Nigam" w:date="2015-11-15T18:28:00Z">
        <w:r>
          <w:t>us</w:t>
        </w:r>
      </w:ins>
    </w:p>
    <w:p w14:paraId="253C8B44" w14:textId="77777777" w:rsidR="00963F27" w:rsidRDefault="00963F27">
      <w:pPr>
        <w:spacing w:before="0" w:after="0" w:line="240" w:lineRule="auto"/>
        <w:rPr>
          <w:ins w:id="849" w:author="Abhishek Deep Nigam" w:date="2015-11-15T18:28:00Z"/>
        </w:rPr>
        <w:pPrChange w:id="850" w:author="Abhishek Deep Nigam" w:date="2015-11-15T18:29:00Z">
          <w:pPr/>
        </w:pPrChange>
      </w:pPr>
      <w:ins w:id="851" w:author="Abhishek Deep Nigam" w:date="2015-11-15T18:28:00Z">
        <w:r>
          <w:t>system</w:t>
        </w:r>
      </w:ins>
    </w:p>
    <w:p w14:paraId="1EB766B4" w14:textId="77777777" w:rsidR="00963F27" w:rsidRDefault="00963F27">
      <w:pPr>
        <w:spacing w:before="0" w:after="0" w:line="240" w:lineRule="auto"/>
        <w:rPr>
          <w:ins w:id="852" w:author="Abhishek Deep Nigam" w:date="2015-11-15T18:28:00Z"/>
        </w:rPr>
        <w:pPrChange w:id="853" w:author="Abhishek Deep Nigam" w:date="2015-11-15T18:29:00Z">
          <w:pPr/>
        </w:pPrChange>
      </w:pPr>
      <w:ins w:id="854" w:author="Abhishek Deep Nigam" w:date="2015-11-15T18:28:00Z">
        <w:r>
          <w:t>also</w:t>
        </w:r>
      </w:ins>
    </w:p>
    <w:p w14:paraId="7CEBC74D" w14:textId="77777777" w:rsidR="00963F27" w:rsidRDefault="00963F27">
      <w:pPr>
        <w:spacing w:before="0" w:after="0" w:line="240" w:lineRule="auto"/>
        <w:rPr>
          <w:ins w:id="855" w:author="Abhishek Deep Nigam" w:date="2015-11-15T18:28:00Z"/>
        </w:rPr>
        <w:pPrChange w:id="856" w:author="Abhishek Deep Nigam" w:date="2015-11-15T18:29:00Z">
          <w:pPr/>
        </w:pPrChange>
      </w:pPr>
      <w:ins w:id="857" w:author="Abhishek Deep Nigam" w:date="2015-11-15T18:28:00Z">
        <w:r>
          <w:t>writes</w:t>
        </w:r>
      </w:ins>
    </w:p>
    <w:p w14:paraId="7C49D2D9" w14:textId="77777777" w:rsidR="00963F27" w:rsidRDefault="00963F27">
      <w:pPr>
        <w:spacing w:before="0" w:after="0" w:line="240" w:lineRule="auto"/>
        <w:rPr>
          <w:ins w:id="858" w:author="Abhishek Deep Nigam" w:date="2015-11-15T18:28:00Z"/>
        </w:rPr>
        <w:pPrChange w:id="859" w:author="Abhishek Deep Nigam" w:date="2015-11-15T18:29:00Z">
          <w:pPr/>
        </w:pPrChange>
      </w:pPr>
      <w:ins w:id="860" w:author="Abhishek Deep Nigam" w:date="2015-11-15T18:28:00Z">
        <w:r>
          <w:t>could</w:t>
        </w:r>
      </w:ins>
    </w:p>
    <w:p w14:paraId="372AD508" w14:textId="77777777" w:rsidR="00963F27" w:rsidRDefault="00963F27">
      <w:pPr>
        <w:spacing w:before="0" w:after="0" w:line="240" w:lineRule="auto"/>
        <w:rPr>
          <w:ins w:id="861" w:author="Abhishek Deep Nigam" w:date="2015-11-15T18:28:00Z"/>
        </w:rPr>
        <w:pPrChange w:id="862" w:author="Abhishek Deep Nigam" w:date="2015-11-15T18:29:00Z">
          <w:pPr/>
        </w:pPrChange>
      </w:pPr>
      <w:ins w:id="863" w:author="Abhishek Deep Nigam" w:date="2015-11-15T18:28:00Z">
        <w:r>
          <w:lastRenderedPageBreak/>
          <w:t>time</w:t>
        </w:r>
      </w:ins>
    </w:p>
    <w:p w14:paraId="013B53AD" w14:textId="77777777" w:rsidR="00963F27" w:rsidRDefault="00963F27">
      <w:pPr>
        <w:spacing w:before="0" w:after="0" w:line="240" w:lineRule="auto"/>
        <w:rPr>
          <w:ins w:id="864" w:author="Abhishek Deep Nigam" w:date="2015-11-15T18:28:00Z"/>
        </w:rPr>
        <w:pPrChange w:id="865" w:author="Abhishek Deep Nigam" w:date="2015-11-15T18:29:00Z">
          <w:pPr/>
        </w:pPrChange>
      </w:pPr>
      <w:ins w:id="866" w:author="Abhishek Deep Nigam" w:date="2015-11-15T18:28:00Z">
        <w:r>
          <w:t>data</w:t>
        </w:r>
      </w:ins>
    </w:p>
    <w:p w14:paraId="5C05B710" w14:textId="77777777" w:rsidR="00963F27" w:rsidRDefault="00963F27">
      <w:pPr>
        <w:spacing w:before="0" w:after="0" w:line="240" w:lineRule="auto"/>
        <w:rPr>
          <w:ins w:id="867" w:author="Abhishek Deep Nigam" w:date="2015-11-15T18:28:00Z"/>
        </w:rPr>
        <w:pPrChange w:id="868" w:author="Abhishek Deep Nigam" w:date="2015-11-15T18:29:00Z">
          <w:pPr/>
        </w:pPrChange>
      </w:pPr>
      <w:ins w:id="869" w:author="Abhishek Deep Nigam" w:date="2015-11-15T18:28:00Z">
        <w:r>
          <w:t>first</w:t>
        </w:r>
      </w:ins>
    </w:p>
    <w:p w14:paraId="624CC8E3" w14:textId="77777777" w:rsidR="00963F27" w:rsidRDefault="00963F27">
      <w:pPr>
        <w:spacing w:before="0" w:after="0" w:line="240" w:lineRule="auto"/>
        <w:rPr>
          <w:ins w:id="870" w:author="Abhishek Deep Nigam" w:date="2015-11-15T18:28:00Z"/>
        </w:rPr>
        <w:pPrChange w:id="871" w:author="Abhishek Deep Nigam" w:date="2015-11-15T18:29:00Z">
          <w:pPr/>
        </w:pPrChange>
      </w:pPr>
      <w:ins w:id="872" w:author="Abhishek Deep Nigam" w:date="2015-11-15T18:28:00Z">
        <w:r>
          <w:t>orbit</w:t>
        </w:r>
      </w:ins>
    </w:p>
    <w:p w14:paraId="36C39D3C" w14:textId="77777777" w:rsidR="00963F27" w:rsidRDefault="00963F27">
      <w:pPr>
        <w:spacing w:before="0" w:after="0" w:line="240" w:lineRule="auto"/>
        <w:rPr>
          <w:ins w:id="873" w:author="Abhishek Deep Nigam" w:date="2015-11-15T18:28:00Z"/>
        </w:rPr>
        <w:pPrChange w:id="874" w:author="Abhishek Deep Nigam" w:date="2015-11-15T18:29:00Z">
          <w:pPr/>
        </w:pPrChange>
      </w:pPr>
      <w:ins w:id="875" w:author="Abhishek Deep Nigam" w:date="2015-11-15T18:28:00Z">
        <w:r>
          <w:t>edu</w:t>
        </w:r>
      </w:ins>
    </w:p>
    <w:p w14:paraId="0973C870" w14:textId="77777777" w:rsidR="00963F27" w:rsidRDefault="00963F27">
      <w:pPr>
        <w:spacing w:before="0" w:after="0" w:line="240" w:lineRule="auto"/>
        <w:rPr>
          <w:ins w:id="876" w:author="Abhishek Deep Nigam" w:date="2015-11-15T18:28:00Z"/>
        </w:rPr>
        <w:pPrChange w:id="877" w:author="Abhishek Deep Nigam" w:date="2015-11-15T18:29:00Z">
          <w:pPr/>
        </w:pPrChange>
      </w:pPr>
      <w:ins w:id="878" w:author="Abhishek Deep Nigam" w:date="2015-11-15T18:28:00Z">
        <w:r>
          <w:t>mission</w:t>
        </w:r>
      </w:ins>
    </w:p>
    <w:p w14:paraId="05D8F057" w14:textId="77777777" w:rsidR="00781DF1" w:rsidRDefault="00781DF1" w:rsidP="00963F27">
      <w:pPr>
        <w:spacing w:before="0" w:after="0" w:line="240" w:lineRule="auto"/>
        <w:rPr>
          <w:ins w:id="879"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880" w:author="Abhishek Deep Nigam" w:date="2015-11-15T18:42:00Z">
            <w:sectPr w:rsidR="00781DF1" w:rsidSect="00781DF1">
              <w:pgMar w:top="1901" w:right="1008" w:bottom="1440" w:left="1008" w:header="720" w:footer="432" w:gutter="0"/>
              <w:cols w:num="1"/>
            </w:sectPr>
          </w:sectPrChange>
        </w:sectPr>
      </w:pPr>
    </w:p>
    <w:p w14:paraId="39DD28A9" w14:textId="734A562D" w:rsidR="00963F27" w:rsidRDefault="00963F27">
      <w:pPr>
        <w:spacing w:before="0" w:after="0" w:line="240" w:lineRule="auto"/>
        <w:rPr>
          <w:ins w:id="881" w:author="Abhishek Deep Nigam" w:date="2015-11-15T18:28:00Z"/>
        </w:rPr>
        <w:pPrChange w:id="882" w:author="Abhishek Deep Nigam" w:date="2015-11-15T18:29:00Z">
          <w:pPr/>
        </w:pPrChange>
      </w:pPr>
    </w:p>
    <w:p w14:paraId="746DA92B" w14:textId="77777777" w:rsidR="00963F27" w:rsidRDefault="00963F27">
      <w:pPr>
        <w:spacing w:before="0" w:after="0" w:line="240" w:lineRule="auto"/>
        <w:rPr>
          <w:ins w:id="883" w:author="Abhishek Deep Nigam" w:date="2015-11-15T18:28:00Z"/>
        </w:rPr>
        <w:pPrChange w:id="884" w:author="Abhishek Deep Nigam" w:date="2015-11-15T18:29:00Z">
          <w:pPr/>
        </w:pPrChange>
      </w:pPr>
    </w:p>
    <w:p w14:paraId="2DFFC54B" w14:textId="77777777" w:rsidR="00963F27" w:rsidRDefault="00963F27">
      <w:pPr>
        <w:pStyle w:val="Heading7"/>
        <w:rPr>
          <w:ins w:id="885" w:author="Abhishek Deep Nigam" w:date="2015-11-15T18:28:00Z"/>
        </w:rPr>
        <w:pPrChange w:id="886" w:author="Abhishek Deep Nigam" w:date="2015-11-15T18:31:00Z">
          <w:pPr/>
        </w:pPrChange>
      </w:pPr>
      <w:ins w:id="887" w:author="Abhishek Deep Nigam" w:date="2015-11-15T18:28:00Z">
        <w:r>
          <w:t>Top 20 Words for comp.sys.ibm.pc.hardware</w:t>
        </w:r>
      </w:ins>
    </w:p>
    <w:p w14:paraId="17048468" w14:textId="77777777" w:rsidR="00781DF1" w:rsidRDefault="00781DF1" w:rsidP="00963F27">
      <w:pPr>
        <w:spacing w:before="0" w:after="0" w:line="240" w:lineRule="auto"/>
        <w:rPr>
          <w:ins w:id="888"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48408CA9" w14:textId="6E88F3F9" w:rsidR="00963F27" w:rsidRDefault="00963F27">
      <w:pPr>
        <w:spacing w:before="0" w:after="0" w:line="240" w:lineRule="auto"/>
        <w:rPr>
          <w:ins w:id="889" w:author="Abhishek Deep Nigam" w:date="2015-11-15T18:28:00Z"/>
        </w:rPr>
        <w:pPrChange w:id="890" w:author="Abhishek Deep Nigam" w:date="2015-11-15T18:29:00Z">
          <w:pPr/>
        </w:pPrChange>
      </w:pPr>
      <w:ins w:id="891" w:author="Abhishek Deep Nigam" w:date="2015-11-15T18:28:00Z">
        <w:r>
          <w:lastRenderedPageBreak/>
          <w:t>drive</w:t>
        </w:r>
      </w:ins>
    </w:p>
    <w:p w14:paraId="6F6114FF" w14:textId="77777777" w:rsidR="00963F27" w:rsidRDefault="00963F27">
      <w:pPr>
        <w:spacing w:before="0" w:after="0" w:line="240" w:lineRule="auto"/>
        <w:rPr>
          <w:ins w:id="892" w:author="Abhishek Deep Nigam" w:date="2015-11-15T18:28:00Z"/>
        </w:rPr>
        <w:pPrChange w:id="893" w:author="Abhishek Deep Nigam" w:date="2015-11-15T18:29:00Z">
          <w:pPr/>
        </w:pPrChange>
      </w:pPr>
      <w:ins w:id="894" w:author="Abhishek Deep Nigam" w:date="2015-11-15T18:28:00Z">
        <w:r>
          <w:lastRenderedPageBreak/>
          <w:t>scsi</w:t>
        </w:r>
      </w:ins>
    </w:p>
    <w:p w14:paraId="7A6F6029" w14:textId="77777777" w:rsidR="00963F27" w:rsidRDefault="00963F27">
      <w:pPr>
        <w:spacing w:before="0" w:after="0" w:line="240" w:lineRule="auto"/>
        <w:rPr>
          <w:ins w:id="895" w:author="Abhishek Deep Nigam" w:date="2015-11-15T18:28:00Z"/>
        </w:rPr>
        <w:pPrChange w:id="896" w:author="Abhishek Deep Nigam" w:date="2015-11-15T18:29:00Z">
          <w:pPr/>
        </w:pPrChange>
      </w:pPr>
      <w:ins w:id="897" w:author="Abhishek Deep Nigam" w:date="2015-11-15T18:28:00Z">
        <w:r>
          <w:lastRenderedPageBreak/>
          <w:t>nt</w:t>
        </w:r>
      </w:ins>
    </w:p>
    <w:p w14:paraId="1DC909E5" w14:textId="77777777" w:rsidR="00963F27" w:rsidRDefault="00963F27">
      <w:pPr>
        <w:spacing w:before="0" w:after="0" w:line="240" w:lineRule="auto"/>
        <w:rPr>
          <w:ins w:id="898" w:author="Abhishek Deep Nigam" w:date="2015-11-15T18:28:00Z"/>
        </w:rPr>
        <w:pPrChange w:id="899" w:author="Abhishek Deep Nigam" w:date="2015-11-15T18:29:00Z">
          <w:pPr/>
        </w:pPrChange>
      </w:pPr>
      <w:ins w:id="900" w:author="Abhishek Deep Nigam" w:date="2015-11-15T18:28:00Z">
        <w:r>
          <w:lastRenderedPageBreak/>
          <w:t>ide</w:t>
        </w:r>
      </w:ins>
    </w:p>
    <w:p w14:paraId="448D598D" w14:textId="77777777" w:rsidR="00963F27" w:rsidRDefault="00963F27">
      <w:pPr>
        <w:spacing w:before="0" w:after="0" w:line="240" w:lineRule="auto"/>
        <w:rPr>
          <w:ins w:id="901" w:author="Abhishek Deep Nigam" w:date="2015-11-15T18:28:00Z"/>
        </w:rPr>
        <w:pPrChange w:id="902" w:author="Abhishek Deep Nigam" w:date="2015-11-15T18:29:00Z">
          <w:pPr/>
        </w:pPrChange>
      </w:pPr>
      <w:ins w:id="903" w:author="Abhishek Deep Nigam" w:date="2015-11-15T18:28:00Z">
        <w:r>
          <w:t>one</w:t>
        </w:r>
      </w:ins>
    </w:p>
    <w:p w14:paraId="7DB15B5F" w14:textId="77777777" w:rsidR="00963F27" w:rsidRDefault="00963F27">
      <w:pPr>
        <w:spacing w:before="0" w:after="0" w:line="240" w:lineRule="auto"/>
        <w:rPr>
          <w:ins w:id="904" w:author="Abhishek Deep Nigam" w:date="2015-11-15T18:28:00Z"/>
        </w:rPr>
        <w:pPrChange w:id="905" w:author="Abhishek Deep Nigam" w:date="2015-11-15T18:29:00Z">
          <w:pPr/>
        </w:pPrChange>
      </w:pPr>
      <w:ins w:id="906" w:author="Abhishek Deep Nigam" w:date="2015-11-15T18:28:00Z">
        <w:r>
          <w:t>card</w:t>
        </w:r>
      </w:ins>
    </w:p>
    <w:p w14:paraId="180B53F5" w14:textId="77777777" w:rsidR="00963F27" w:rsidRDefault="00963F27">
      <w:pPr>
        <w:spacing w:before="0" w:after="0" w:line="240" w:lineRule="auto"/>
        <w:rPr>
          <w:ins w:id="907" w:author="Abhishek Deep Nigam" w:date="2015-11-15T18:28:00Z"/>
        </w:rPr>
        <w:pPrChange w:id="908" w:author="Abhishek Deep Nigam" w:date="2015-11-15T18:29:00Z">
          <w:pPr/>
        </w:pPrChange>
      </w:pPr>
      <w:ins w:id="909" w:author="Abhishek Deep Nigam" w:date="2015-11-15T18:28:00Z">
        <w:r>
          <w:t>drives</w:t>
        </w:r>
      </w:ins>
    </w:p>
    <w:p w14:paraId="05A0AF01" w14:textId="77777777" w:rsidR="00963F27" w:rsidRDefault="00963F27">
      <w:pPr>
        <w:spacing w:before="0" w:after="0" w:line="240" w:lineRule="auto"/>
        <w:rPr>
          <w:ins w:id="910" w:author="Abhishek Deep Nigam" w:date="2015-11-15T18:28:00Z"/>
        </w:rPr>
        <w:pPrChange w:id="911" w:author="Abhishek Deep Nigam" w:date="2015-11-15T18:29:00Z">
          <w:pPr/>
        </w:pPrChange>
      </w:pPr>
      <w:ins w:id="912" w:author="Abhishek Deep Nigam" w:date="2015-11-15T18:28:00Z">
        <w:r>
          <w:t>controller</w:t>
        </w:r>
      </w:ins>
    </w:p>
    <w:p w14:paraId="00667A68" w14:textId="77777777" w:rsidR="00963F27" w:rsidRDefault="00963F27">
      <w:pPr>
        <w:spacing w:before="0" w:after="0" w:line="240" w:lineRule="auto"/>
        <w:rPr>
          <w:ins w:id="913" w:author="Abhishek Deep Nigam" w:date="2015-11-15T18:28:00Z"/>
        </w:rPr>
        <w:pPrChange w:id="914" w:author="Abhishek Deep Nigam" w:date="2015-11-15T18:29:00Z">
          <w:pPr/>
        </w:pPrChange>
      </w:pPr>
      <w:ins w:id="915" w:author="Abhishek Deep Nigam" w:date="2015-11-15T18:28:00Z">
        <w:r>
          <w:t>system</w:t>
        </w:r>
      </w:ins>
    </w:p>
    <w:p w14:paraId="76728E5E" w14:textId="77777777" w:rsidR="00963F27" w:rsidRDefault="00963F27">
      <w:pPr>
        <w:spacing w:before="0" w:after="0" w:line="240" w:lineRule="auto"/>
        <w:rPr>
          <w:ins w:id="916" w:author="Abhishek Deep Nigam" w:date="2015-11-15T18:28:00Z"/>
        </w:rPr>
        <w:pPrChange w:id="917" w:author="Abhishek Deep Nigam" w:date="2015-11-15T18:29:00Z">
          <w:pPr/>
        </w:pPrChange>
      </w:pPr>
      <w:ins w:id="918" w:author="Abhishek Deep Nigam" w:date="2015-11-15T18:28:00Z">
        <w:r>
          <w:lastRenderedPageBreak/>
          <w:t>disk</w:t>
        </w:r>
      </w:ins>
    </w:p>
    <w:p w14:paraId="23CC9AE5" w14:textId="77777777" w:rsidR="00963F27" w:rsidRDefault="00963F27">
      <w:pPr>
        <w:spacing w:before="0" w:after="0" w:line="240" w:lineRule="auto"/>
        <w:rPr>
          <w:ins w:id="919" w:author="Abhishek Deep Nigam" w:date="2015-11-15T18:28:00Z"/>
        </w:rPr>
        <w:pPrChange w:id="920" w:author="Abhishek Deep Nigam" w:date="2015-11-15T18:29:00Z">
          <w:pPr/>
        </w:pPrChange>
      </w:pPr>
      <w:ins w:id="921" w:author="Abhishek Deep Nigam" w:date="2015-11-15T18:28:00Z">
        <w:r>
          <w:t>subject</w:t>
        </w:r>
      </w:ins>
    </w:p>
    <w:p w14:paraId="7B5F16E2" w14:textId="77777777" w:rsidR="00963F27" w:rsidRDefault="00963F27">
      <w:pPr>
        <w:spacing w:before="0" w:after="0" w:line="240" w:lineRule="auto"/>
        <w:rPr>
          <w:ins w:id="922" w:author="Abhishek Deep Nigam" w:date="2015-11-15T18:28:00Z"/>
        </w:rPr>
        <w:pPrChange w:id="923" w:author="Abhishek Deep Nigam" w:date="2015-11-15T18:29:00Z">
          <w:pPr/>
        </w:pPrChange>
      </w:pPr>
      <w:ins w:id="924" w:author="Abhishek Deep Nigam" w:date="2015-11-15T18:28:00Z">
        <w:r>
          <w:t>use</w:t>
        </w:r>
      </w:ins>
    </w:p>
    <w:p w14:paraId="09FDD830" w14:textId="77777777" w:rsidR="00963F27" w:rsidRDefault="00963F27">
      <w:pPr>
        <w:spacing w:before="0" w:after="0" w:line="240" w:lineRule="auto"/>
        <w:rPr>
          <w:ins w:id="925" w:author="Abhishek Deep Nigam" w:date="2015-11-15T18:28:00Z"/>
        </w:rPr>
        <w:pPrChange w:id="926" w:author="Abhishek Deep Nigam" w:date="2015-11-15T18:29:00Z">
          <w:pPr/>
        </w:pPrChange>
      </w:pPr>
      <w:ins w:id="927" w:author="Abhishek Deep Nigam" w:date="2015-11-15T18:28:00Z">
        <w:r>
          <w:t>would</w:t>
        </w:r>
      </w:ins>
    </w:p>
    <w:p w14:paraId="6A5B551E" w14:textId="77777777" w:rsidR="00963F27" w:rsidRDefault="00963F27">
      <w:pPr>
        <w:spacing w:before="0" w:after="0" w:line="240" w:lineRule="auto"/>
        <w:rPr>
          <w:ins w:id="928" w:author="Abhishek Deep Nigam" w:date="2015-11-15T18:28:00Z"/>
        </w:rPr>
        <w:pPrChange w:id="929" w:author="Abhishek Deep Nigam" w:date="2015-11-15T18:29:00Z">
          <w:pPr/>
        </w:pPrChange>
      </w:pPr>
      <w:ins w:id="930" w:author="Abhishek Deep Nigam" w:date="2015-11-15T18:28:00Z">
        <w:r>
          <w:t>edu</w:t>
        </w:r>
      </w:ins>
    </w:p>
    <w:p w14:paraId="4CDD5C21" w14:textId="77777777" w:rsidR="00963F27" w:rsidRDefault="00963F27">
      <w:pPr>
        <w:spacing w:before="0" w:after="0" w:line="240" w:lineRule="auto"/>
        <w:rPr>
          <w:ins w:id="931" w:author="Abhishek Deep Nigam" w:date="2015-11-15T18:28:00Z"/>
        </w:rPr>
        <w:pPrChange w:id="932" w:author="Abhishek Deep Nigam" w:date="2015-11-15T18:29:00Z">
          <w:pPr/>
        </w:pPrChange>
      </w:pPr>
      <w:ins w:id="933" w:author="Abhishek Deep Nigam" w:date="2015-11-15T18:28:00Z">
        <w:r>
          <w:t>hard</w:t>
        </w:r>
      </w:ins>
    </w:p>
    <w:p w14:paraId="63243DF8" w14:textId="77777777" w:rsidR="00963F27" w:rsidRDefault="00963F27">
      <w:pPr>
        <w:spacing w:before="0" w:after="0" w:line="240" w:lineRule="auto"/>
        <w:rPr>
          <w:ins w:id="934" w:author="Abhishek Deep Nigam" w:date="2015-11-15T18:28:00Z"/>
        </w:rPr>
        <w:pPrChange w:id="935" w:author="Abhishek Deep Nigam" w:date="2015-11-15T18:29:00Z">
          <w:pPr/>
        </w:pPrChange>
      </w:pPr>
      <w:ins w:id="936" w:author="Abhishek Deep Nigam" w:date="2015-11-15T18:28:00Z">
        <w:r>
          <w:lastRenderedPageBreak/>
          <w:t>bus</w:t>
        </w:r>
      </w:ins>
    </w:p>
    <w:p w14:paraId="006A4716" w14:textId="77777777" w:rsidR="00963F27" w:rsidRDefault="00963F27">
      <w:pPr>
        <w:spacing w:before="0" w:after="0" w:line="240" w:lineRule="auto"/>
        <w:rPr>
          <w:ins w:id="937" w:author="Abhishek Deep Nigam" w:date="2015-11-15T18:28:00Z"/>
        </w:rPr>
        <w:pPrChange w:id="938" w:author="Abhishek Deep Nigam" w:date="2015-11-15T18:29:00Z">
          <w:pPr/>
        </w:pPrChange>
      </w:pPr>
      <w:ins w:id="939" w:author="Abhishek Deep Nigam" w:date="2015-11-15T18:28:00Z">
        <w:r>
          <w:t>get</w:t>
        </w:r>
      </w:ins>
    </w:p>
    <w:p w14:paraId="0835D15D" w14:textId="77777777" w:rsidR="00963F27" w:rsidRDefault="00963F27">
      <w:pPr>
        <w:spacing w:before="0" w:after="0" w:line="240" w:lineRule="auto"/>
        <w:rPr>
          <w:ins w:id="940" w:author="Abhishek Deep Nigam" w:date="2015-11-15T18:28:00Z"/>
        </w:rPr>
        <w:pPrChange w:id="941" w:author="Abhishek Deep Nigam" w:date="2015-11-15T18:29:00Z">
          <w:pPr/>
        </w:pPrChange>
      </w:pPr>
      <w:ins w:id="942" w:author="Abhishek Deep Nigam" w:date="2015-11-15T18:28:00Z">
        <w:r>
          <w:t>m</w:t>
        </w:r>
      </w:ins>
    </w:p>
    <w:p w14:paraId="13ADA35F" w14:textId="77777777" w:rsidR="00963F27" w:rsidRDefault="00963F27">
      <w:pPr>
        <w:spacing w:before="0" w:after="0" w:line="240" w:lineRule="auto"/>
        <w:rPr>
          <w:ins w:id="943" w:author="Abhishek Deep Nigam" w:date="2015-11-15T18:28:00Z"/>
        </w:rPr>
        <w:pPrChange w:id="944" w:author="Abhishek Deep Nigam" w:date="2015-11-15T18:29:00Z">
          <w:pPr/>
        </w:pPrChange>
      </w:pPr>
      <w:ins w:id="945" w:author="Abhishek Deep Nigam" w:date="2015-11-15T18:28:00Z">
        <w:r>
          <w:t>data</w:t>
        </w:r>
      </w:ins>
    </w:p>
    <w:p w14:paraId="0761368A" w14:textId="77777777" w:rsidR="00963F27" w:rsidRDefault="00963F27">
      <w:pPr>
        <w:spacing w:before="0" w:after="0" w:line="240" w:lineRule="auto"/>
        <w:rPr>
          <w:ins w:id="946" w:author="Abhishek Deep Nigam" w:date="2015-11-15T18:28:00Z"/>
        </w:rPr>
        <w:pPrChange w:id="947" w:author="Abhishek Deep Nigam" w:date="2015-11-15T18:29:00Z">
          <w:pPr/>
        </w:pPrChange>
      </w:pPr>
      <w:ins w:id="948" w:author="Abhishek Deep Nigam" w:date="2015-11-15T18:28:00Z">
        <w:r>
          <w:t>also</w:t>
        </w:r>
      </w:ins>
    </w:p>
    <w:p w14:paraId="0BD3D769" w14:textId="77777777" w:rsidR="00781DF1" w:rsidRDefault="00781DF1" w:rsidP="00963F27">
      <w:pPr>
        <w:spacing w:before="0" w:after="0" w:line="240" w:lineRule="auto"/>
        <w:rPr>
          <w:ins w:id="949"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950" w:author="Abhishek Deep Nigam" w:date="2015-11-15T18:42:00Z">
            <w:sectPr w:rsidR="00781DF1" w:rsidSect="00781DF1">
              <w:pgMar w:top="1901" w:right="1008" w:bottom="1440" w:left="1008" w:header="720" w:footer="432" w:gutter="0"/>
              <w:cols w:num="1"/>
            </w:sectPr>
          </w:sectPrChange>
        </w:sectPr>
      </w:pPr>
    </w:p>
    <w:p w14:paraId="3775FEBF" w14:textId="23584174" w:rsidR="00963F27" w:rsidRDefault="00963F27">
      <w:pPr>
        <w:spacing w:before="0" w:after="0" w:line="240" w:lineRule="auto"/>
        <w:rPr>
          <w:ins w:id="951" w:author="Abhishek Deep Nigam" w:date="2015-11-15T18:28:00Z"/>
        </w:rPr>
        <w:pPrChange w:id="952" w:author="Abhishek Deep Nigam" w:date="2015-11-15T18:29:00Z">
          <w:pPr/>
        </w:pPrChange>
      </w:pPr>
    </w:p>
    <w:p w14:paraId="44BAC6D5" w14:textId="77777777" w:rsidR="00963F27" w:rsidRDefault="00963F27">
      <w:pPr>
        <w:spacing w:before="0" w:after="0" w:line="240" w:lineRule="auto"/>
        <w:rPr>
          <w:ins w:id="953" w:author="Abhishek Deep Nigam" w:date="2015-11-15T18:28:00Z"/>
        </w:rPr>
        <w:pPrChange w:id="954" w:author="Abhishek Deep Nigam" w:date="2015-11-15T18:29:00Z">
          <w:pPr/>
        </w:pPrChange>
      </w:pPr>
    </w:p>
    <w:p w14:paraId="4C6AA8A7" w14:textId="77777777" w:rsidR="00963F27" w:rsidRDefault="00963F27">
      <w:pPr>
        <w:pStyle w:val="Heading7"/>
        <w:rPr>
          <w:ins w:id="955" w:author="Abhishek Deep Nigam" w:date="2015-11-15T18:28:00Z"/>
        </w:rPr>
        <w:pPrChange w:id="956" w:author="Abhishek Deep Nigam" w:date="2015-11-15T18:31:00Z">
          <w:pPr/>
        </w:pPrChange>
      </w:pPr>
      <w:ins w:id="957" w:author="Abhishek Deep Nigam" w:date="2015-11-15T18:28:00Z">
        <w:r>
          <w:t>Top 20 Words for rec.sport.baseball</w:t>
        </w:r>
      </w:ins>
    </w:p>
    <w:p w14:paraId="44D9893F" w14:textId="77777777" w:rsidR="00781DF1" w:rsidRDefault="00781DF1" w:rsidP="00963F27">
      <w:pPr>
        <w:spacing w:before="0" w:after="0" w:line="240" w:lineRule="auto"/>
        <w:rPr>
          <w:ins w:id="958"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32D4EF40" w14:textId="58FB8992" w:rsidR="00963F27" w:rsidRDefault="00963F27">
      <w:pPr>
        <w:spacing w:before="0" w:after="0" w:line="240" w:lineRule="auto"/>
        <w:rPr>
          <w:ins w:id="959" w:author="Abhishek Deep Nigam" w:date="2015-11-15T18:28:00Z"/>
        </w:rPr>
        <w:pPrChange w:id="960" w:author="Abhishek Deep Nigam" w:date="2015-11-15T18:29:00Z">
          <w:pPr/>
        </w:pPrChange>
      </w:pPr>
      <w:ins w:id="961" w:author="Abhishek Deep Nigam" w:date="2015-11-15T18:28:00Z">
        <w:r>
          <w:lastRenderedPageBreak/>
          <w:t>nt</w:t>
        </w:r>
      </w:ins>
    </w:p>
    <w:p w14:paraId="2DEB4943" w14:textId="77777777" w:rsidR="00963F27" w:rsidRDefault="00963F27">
      <w:pPr>
        <w:spacing w:before="0" w:after="0" w:line="240" w:lineRule="auto"/>
        <w:rPr>
          <w:ins w:id="962" w:author="Abhishek Deep Nigam" w:date="2015-11-15T18:28:00Z"/>
        </w:rPr>
        <w:pPrChange w:id="963" w:author="Abhishek Deep Nigam" w:date="2015-11-15T18:29:00Z">
          <w:pPr/>
        </w:pPrChange>
      </w:pPr>
      <w:ins w:id="964" w:author="Abhishek Deep Nigam" w:date="2015-11-15T18:28:00Z">
        <w:r>
          <w:t>would</w:t>
        </w:r>
      </w:ins>
    </w:p>
    <w:p w14:paraId="36664F1B" w14:textId="77777777" w:rsidR="00963F27" w:rsidRDefault="00963F27">
      <w:pPr>
        <w:spacing w:before="0" w:after="0" w:line="240" w:lineRule="auto"/>
        <w:rPr>
          <w:ins w:id="965" w:author="Abhishek Deep Nigam" w:date="2015-11-15T18:28:00Z"/>
        </w:rPr>
        <w:pPrChange w:id="966" w:author="Abhishek Deep Nigam" w:date="2015-11-15T18:29:00Z">
          <w:pPr/>
        </w:pPrChange>
      </w:pPr>
      <w:ins w:id="967" w:author="Abhishek Deep Nigam" w:date="2015-11-15T18:28:00Z">
        <w:r>
          <w:t>year</w:t>
        </w:r>
      </w:ins>
    </w:p>
    <w:p w14:paraId="0DF58864" w14:textId="77777777" w:rsidR="00963F27" w:rsidRDefault="00963F27">
      <w:pPr>
        <w:spacing w:before="0" w:after="0" w:line="240" w:lineRule="auto"/>
        <w:rPr>
          <w:ins w:id="968" w:author="Abhishek Deep Nigam" w:date="2015-11-15T18:28:00Z"/>
        </w:rPr>
        <w:pPrChange w:id="969" w:author="Abhishek Deep Nigam" w:date="2015-11-15T18:29:00Z">
          <w:pPr/>
        </w:pPrChange>
      </w:pPr>
      <w:ins w:id="970" w:author="Abhishek Deep Nigam" w:date="2015-11-15T18:28:00Z">
        <w:r>
          <w:t>edu</w:t>
        </w:r>
      </w:ins>
    </w:p>
    <w:p w14:paraId="1F7E260B" w14:textId="77777777" w:rsidR="00963F27" w:rsidRDefault="00963F27">
      <w:pPr>
        <w:spacing w:before="0" w:after="0" w:line="240" w:lineRule="auto"/>
        <w:rPr>
          <w:ins w:id="971" w:author="Abhishek Deep Nigam" w:date="2015-11-15T18:28:00Z"/>
        </w:rPr>
        <w:pPrChange w:id="972" w:author="Abhishek Deep Nigam" w:date="2015-11-15T18:29:00Z">
          <w:pPr/>
        </w:pPrChange>
      </w:pPr>
      <w:ins w:id="973" w:author="Abhishek Deep Nigam" w:date="2015-11-15T18:28:00Z">
        <w:r>
          <w:t>writes</w:t>
        </w:r>
      </w:ins>
    </w:p>
    <w:p w14:paraId="458632F0" w14:textId="77777777" w:rsidR="00963F27" w:rsidRDefault="00963F27">
      <w:pPr>
        <w:spacing w:before="0" w:after="0" w:line="240" w:lineRule="auto"/>
        <w:rPr>
          <w:ins w:id="974" w:author="Abhishek Deep Nigam" w:date="2015-11-15T18:28:00Z"/>
        </w:rPr>
        <w:pPrChange w:id="975" w:author="Abhishek Deep Nigam" w:date="2015-11-15T18:29:00Z">
          <w:pPr/>
        </w:pPrChange>
      </w:pPr>
      <w:ins w:id="976" w:author="Abhishek Deep Nigam" w:date="2015-11-15T18:28:00Z">
        <w:r>
          <w:t>one</w:t>
        </w:r>
      </w:ins>
    </w:p>
    <w:p w14:paraId="485CEAD8" w14:textId="77777777" w:rsidR="00963F27" w:rsidRDefault="00963F27">
      <w:pPr>
        <w:spacing w:before="0" w:after="0" w:line="240" w:lineRule="auto"/>
        <w:rPr>
          <w:ins w:id="977" w:author="Abhishek Deep Nigam" w:date="2015-11-15T18:28:00Z"/>
        </w:rPr>
        <w:pPrChange w:id="978" w:author="Abhishek Deep Nigam" w:date="2015-11-15T18:29:00Z">
          <w:pPr/>
        </w:pPrChange>
      </w:pPr>
      <w:ins w:id="979" w:author="Abhishek Deep Nigam" w:date="2015-11-15T18:28:00Z">
        <w:r>
          <w:t>game</w:t>
        </w:r>
      </w:ins>
    </w:p>
    <w:p w14:paraId="2FAA2927" w14:textId="77777777" w:rsidR="00963F27" w:rsidRDefault="00963F27">
      <w:pPr>
        <w:spacing w:before="0" w:after="0" w:line="240" w:lineRule="auto"/>
        <w:rPr>
          <w:ins w:id="980" w:author="Abhishek Deep Nigam" w:date="2015-11-15T18:28:00Z"/>
        </w:rPr>
        <w:pPrChange w:id="981" w:author="Abhishek Deep Nigam" w:date="2015-11-15T18:29:00Z">
          <w:pPr/>
        </w:pPrChange>
      </w:pPr>
      <w:ins w:id="982" w:author="Abhishek Deep Nigam" w:date="2015-11-15T18:28:00Z">
        <w:r>
          <w:lastRenderedPageBreak/>
          <w:t>good</w:t>
        </w:r>
      </w:ins>
    </w:p>
    <w:p w14:paraId="2DF977FD" w14:textId="77777777" w:rsidR="00963F27" w:rsidRDefault="00963F27">
      <w:pPr>
        <w:spacing w:before="0" w:after="0" w:line="240" w:lineRule="auto"/>
        <w:rPr>
          <w:ins w:id="983" w:author="Abhishek Deep Nigam" w:date="2015-11-15T18:28:00Z"/>
        </w:rPr>
        <w:pPrChange w:id="984" w:author="Abhishek Deep Nigam" w:date="2015-11-15T18:29:00Z">
          <w:pPr/>
        </w:pPrChange>
      </w:pPr>
      <w:ins w:id="985" w:author="Abhishek Deep Nigam" w:date="2015-11-15T18:28:00Z">
        <w:r>
          <w:t>team</w:t>
        </w:r>
      </w:ins>
    </w:p>
    <w:p w14:paraId="567CEEF0" w14:textId="77777777" w:rsidR="00963F27" w:rsidRDefault="00963F27">
      <w:pPr>
        <w:spacing w:before="0" w:after="0" w:line="240" w:lineRule="auto"/>
        <w:rPr>
          <w:ins w:id="986" w:author="Abhishek Deep Nigam" w:date="2015-11-15T18:28:00Z"/>
        </w:rPr>
        <w:pPrChange w:id="987" w:author="Abhishek Deep Nigam" w:date="2015-11-15T18:29:00Z">
          <w:pPr/>
        </w:pPrChange>
      </w:pPr>
      <w:ins w:id="988" w:author="Abhishek Deep Nigam" w:date="2015-11-15T18:28:00Z">
        <w:r>
          <w:t>subject</w:t>
        </w:r>
      </w:ins>
    </w:p>
    <w:p w14:paraId="11E758B6" w14:textId="77777777" w:rsidR="00963F27" w:rsidRDefault="00963F27">
      <w:pPr>
        <w:spacing w:before="0" w:after="0" w:line="240" w:lineRule="auto"/>
        <w:rPr>
          <w:ins w:id="989" w:author="Abhishek Deep Nigam" w:date="2015-11-15T18:28:00Z"/>
        </w:rPr>
        <w:pPrChange w:id="990" w:author="Abhishek Deep Nigam" w:date="2015-11-15T18:29:00Z">
          <w:pPr/>
        </w:pPrChange>
      </w:pPr>
      <w:ins w:id="991" w:author="Abhishek Deep Nigam" w:date="2015-11-15T18:28:00Z">
        <w:r>
          <w:t>last</w:t>
        </w:r>
      </w:ins>
    </w:p>
    <w:p w14:paraId="73430AB1" w14:textId="77777777" w:rsidR="00963F27" w:rsidRDefault="00963F27">
      <w:pPr>
        <w:spacing w:before="0" w:after="0" w:line="240" w:lineRule="auto"/>
        <w:rPr>
          <w:ins w:id="992" w:author="Abhishek Deep Nigam" w:date="2015-11-15T18:28:00Z"/>
        </w:rPr>
        <w:pPrChange w:id="993" w:author="Abhishek Deep Nigam" w:date="2015-11-15T18:29:00Z">
          <w:pPr/>
        </w:pPrChange>
      </w:pPr>
      <w:ins w:id="994" w:author="Abhishek Deep Nigam" w:date="2015-11-15T18:28:00Z">
        <w:r>
          <w:t>article</w:t>
        </w:r>
      </w:ins>
    </w:p>
    <w:p w14:paraId="6DFE1A90" w14:textId="77777777" w:rsidR="00963F27" w:rsidRDefault="00963F27">
      <w:pPr>
        <w:spacing w:before="0" w:after="0" w:line="240" w:lineRule="auto"/>
        <w:rPr>
          <w:ins w:id="995" w:author="Abhishek Deep Nigam" w:date="2015-11-15T18:28:00Z"/>
        </w:rPr>
        <w:pPrChange w:id="996" w:author="Abhishek Deep Nigam" w:date="2015-11-15T18:29:00Z">
          <w:pPr/>
        </w:pPrChange>
      </w:pPr>
      <w:ins w:id="997" w:author="Abhishek Deep Nigam" w:date="2015-11-15T18:28:00Z">
        <w:r>
          <w:t>think</w:t>
        </w:r>
      </w:ins>
    </w:p>
    <w:p w14:paraId="484E06AA" w14:textId="77777777" w:rsidR="00963F27" w:rsidRDefault="00963F27">
      <w:pPr>
        <w:spacing w:before="0" w:after="0" w:line="240" w:lineRule="auto"/>
        <w:rPr>
          <w:ins w:id="998" w:author="Abhishek Deep Nigam" w:date="2015-11-15T18:28:00Z"/>
        </w:rPr>
        <w:pPrChange w:id="999" w:author="Abhishek Deep Nigam" w:date="2015-11-15T18:29:00Z">
          <w:pPr/>
        </w:pPrChange>
      </w:pPr>
      <w:ins w:id="1000" w:author="Abhishek Deep Nigam" w:date="2015-11-15T18:28:00Z">
        <w:r>
          <w:t>players</w:t>
        </w:r>
      </w:ins>
    </w:p>
    <w:p w14:paraId="74628770" w14:textId="77777777" w:rsidR="00963F27" w:rsidRDefault="00963F27">
      <w:pPr>
        <w:spacing w:before="0" w:after="0" w:line="240" w:lineRule="auto"/>
        <w:rPr>
          <w:ins w:id="1001" w:author="Abhishek Deep Nigam" w:date="2015-11-15T18:28:00Z"/>
        </w:rPr>
        <w:pPrChange w:id="1002" w:author="Abhishek Deep Nigam" w:date="2015-11-15T18:29:00Z">
          <w:pPr/>
        </w:pPrChange>
      </w:pPr>
      <w:ins w:id="1003" w:author="Abhishek Deep Nigam" w:date="2015-11-15T18:28:00Z">
        <w:r>
          <w:lastRenderedPageBreak/>
          <w:t>like</w:t>
        </w:r>
      </w:ins>
    </w:p>
    <w:p w14:paraId="02F2D22C" w14:textId="77777777" w:rsidR="00963F27" w:rsidRDefault="00963F27">
      <w:pPr>
        <w:spacing w:before="0" w:after="0" w:line="240" w:lineRule="auto"/>
        <w:rPr>
          <w:ins w:id="1004" w:author="Abhishek Deep Nigam" w:date="2015-11-15T18:28:00Z"/>
        </w:rPr>
        <w:pPrChange w:id="1005" w:author="Abhishek Deep Nigam" w:date="2015-11-15T18:29:00Z">
          <w:pPr/>
        </w:pPrChange>
      </w:pPr>
      <w:ins w:id="1006" w:author="Abhishek Deep Nigam" w:date="2015-11-15T18:28:00Z">
        <w:r>
          <w:t>baseball</w:t>
        </w:r>
      </w:ins>
    </w:p>
    <w:p w14:paraId="3875867A" w14:textId="77777777" w:rsidR="00963F27" w:rsidRDefault="00963F27">
      <w:pPr>
        <w:spacing w:before="0" w:after="0" w:line="240" w:lineRule="auto"/>
        <w:rPr>
          <w:ins w:id="1007" w:author="Abhishek Deep Nigam" w:date="2015-11-15T18:28:00Z"/>
        </w:rPr>
        <w:pPrChange w:id="1008" w:author="Abhishek Deep Nigam" w:date="2015-11-15T18:29:00Z">
          <w:pPr/>
        </w:pPrChange>
      </w:pPr>
      <w:ins w:id="1009" w:author="Abhishek Deep Nigam" w:date="2015-11-15T18:28:00Z">
        <w:r>
          <w:t>games</w:t>
        </w:r>
      </w:ins>
    </w:p>
    <w:p w14:paraId="0FB4BB69" w14:textId="77777777" w:rsidR="00963F27" w:rsidRDefault="00963F27">
      <w:pPr>
        <w:spacing w:before="0" w:after="0" w:line="240" w:lineRule="auto"/>
        <w:rPr>
          <w:ins w:id="1010" w:author="Abhishek Deep Nigam" w:date="2015-11-15T18:28:00Z"/>
        </w:rPr>
        <w:pPrChange w:id="1011" w:author="Abhishek Deep Nigam" w:date="2015-11-15T18:29:00Z">
          <w:pPr/>
        </w:pPrChange>
      </w:pPr>
      <w:ins w:id="1012" w:author="Abhishek Deep Nigam" w:date="2015-11-15T18:28:00Z">
        <w:r>
          <w:t>better</w:t>
        </w:r>
      </w:ins>
    </w:p>
    <w:p w14:paraId="23866165" w14:textId="77777777" w:rsidR="00963F27" w:rsidRDefault="00963F27">
      <w:pPr>
        <w:spacing w:before="0" w:after="0" w:line="240" w:lineRule="auto"/>
        <w:rPr>
          <w:ins w:id="1013" w:author="Abhishek Deep Nigam" w:date="2015-11-15T18:28:00Z"/>
        </w:rPr>
        <w:pPrChange w:id="1014" w:author="Abhishek Deep Nigam" w:date="2015-11-15T18:29:00Z">
          <w:pPr/>
        </w:pPrChange>
      </w:pPr>
      <w:ins w:id="1015" w:author="Abhishek Deep Nigam" w:date="2015-11-15T18:28:00Z">
        <w:r>
          <w:t>well</w:t>
        </w:r>
      </w:ins>
    </w:p>
    <w:p w14:paraId="755326A5" w14:textId="77777777" w:rsidR="00963F27" w:rsidRDefault="00963F27">
      <w:pPr>
        <w:spacing w:before="0" w:after="0" w:line="240" w:lineRule="auto"/>
        <w:rPr>
          <w:ins w:id="1016" w:author="Abhishek Deep Nigam" w:date="2015-11-15T18:28:00Z"/>
        </w:rPr>
        <w:pPrChange w:id="1017" w:author="Abhishek Deep Nigam" w:date="2015-11-15T18:29:00Z">
          <w:pPr/>
        </w:pPrChange>
      </w:pPr>
      <w:ins w:id="1018" w:author="Abhishek Deep Nigam" w:date="2015-11-15T18:28:00Z">
        <w:r>
          <w:t>time</w:t>
        </w:r>
      </w:ins>
    </w:p>
    <w:p w14:paraId="1E43C5DF" w14:textId="77777777" w:rsidR="00781DF1" w:rsidRDefault="00781DF1" w:rsidP="00963F27">
      <w:pPr>
        <w:spacing w:before="0" w:after="0" w:line="240" w:lineRule="auto"/>
        <w:rPr>
          <w:ins w:id="101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020" w:author="Abhishek Deep Nigam" w:date="2015-11-15T18:43:00Z">
            <w:sectPr w:rsidR="00781DF1" w:rsidSect="00781DF1">
              <w:pgMar w:top="1901" w:right="1008" w:bottom="1440" w:left="1008" w:header="720" w:footer="432" w:gutter="0"/>
              <w:cols w:num="1"/>
            </w:sectPr>
          </w:sectPrChange>
        </w:sectPr>
      </w:pPr>
    </w:p>
    <w:p w14:paraId="11FE88AC" w14:textId="6872FC3E" w:rsidR="00963F27" w:rsidRDefault="00963F27">
      <w:pPr>
        <w:spacing w:before="0" w:after="0" w:line="240" w:lineRule="auto"/>
        <w:rPr>
          <w:ins w:id="1021" w:author="Abhishek Deep Nigam" w:date="2015-11-15T18:28:00Z"/>
        </w:rPr>
        <w:pPrChange w:id="1022" w:author="Abhishek Deep Nigam" w:date="2015-11-15T18:29:00Z">
          <w:pPr/>
        </w:pPrChange>
      </w:pPr>
    </w:p>
    <w:p w14:paraId="6CCDE45B" w14:textId="77777777" w:rsidR="00963F27" w:rsidRDefault="00963F27">
      <w:pPr>
        <w:spacing w:before="0" w:after="0" w:line="240" w:lineRule="auto"/>
        <w:rPr>
          <w:ins w:id="1023" w:author="Abhishek Deep Nigam" w:date="2015-11-15T18:28:00Z"/>
        </w:rPr>
        <w:pPrChange w:id="1024" w:author="Abhishek Deep Nigam" w:date="2015-11-15T18:29:00Z">
          <w:pPr/>
        </w:pPrChange>
      </w:pPr>
    </w:p>
    <w:p w14:paraId="31BE67E7" w14:textId="77777777" w:rsidR="00963F27" w:rsidRDefault="00963F27">
      <w:pPr>
        <w:pStyle w:val="Heading7"/>
        <w:rPr>
          <w:ins w:id="1025" w:author="Abhishek Deep Nigam" w:date="2015-11-15T18:28:00Z"/>
        </w:rPr>
        <w:pPrChange w:id="1026" w:author="Abhishek Deep Nigam" w:date="2015-11-15T18:31:00Z">
          <w:pPr/>
        </w:pPrChange>
      </w:pPr>
      <w:ins w:id="1027" w:author="Abhishek Deep Nigam" w:date="2015-11-15T18:28:00Z">
        <w:r>
          <w:t>Top 20 Words for comp.windows.x</w:t>
        </w:r>
      </w:ins>
    </w:p>
    <w:p w14:paraId="19826584" w14:textId="77777777" w:rsidR="00781DF1" w:rsidRDefault="00781DF1" w:rsidP="00963F27">
      <w:pPr>
        <w:spacing w:before="0" w:after="0" w:line="240" w:lineRule="auto"/>
        <w:rPr>
          <w:ins w:id="1028"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70A4D1AC" w14:textId="290AAC58" w:rsidR="00963F27" w:rsidRDefault="00963F27">
      <w:pPr>
        <w:spacing w:before="0" w:after="0" w:line="240" w:lineRule="auto"/>
        <w:rPr>
          <w:ins w:id="1029" w:author="Abhishek Deep Nigam" w:date="2015-11-15T18:28:00Z"/>
        </w:rPr>
        <w:pPrChange w:id="1030" w:author="Abhishek Deep Nigam" w:date="2015-11-15T18:29:00Z">
          <w:pPr/>
        </w:pPrChange>
      </w:pPr>
      <w:ins w:id="1031" w:author="Abhishek Deep Nigam" w:date="2015-11-15T18:28:00Z">
        <w:r>
          <w:lastRenderedPageBreak/>
          <w:t>x</w:t>
        </w:r>
      </w:ins>
    </w:p>
    <w:p w14:paraId="7E0C9BA2" w14:textId="77777777" w:rsidR="00963F27" w:rsidRDefault="00963F27">
      <w:pPr>
        <w:spacing w:before="0" w:after="0" w:line="240" w:lineRule="auto"/>
        <w:rPr>
          <w:ins w:id="1032" w:author="Abhishek Deep Nigam" w:date="2015-11-15T18:28:00Z"/>
        </w:rPr>
        <w:pPrChange w:id="1033" w:author="Abhishek Deep Nigam" w:date="2015-11-15T18:29:00Z">
          <w:pPr/>
        </w:pPrChange>
      </w:pPr>
      <w:ins w:id="1034" w:author="Abhishek Deep Nigam" w:date="2015-11-15T18:28:00Z">
        <w:r>
          <w:t>window</w:t>
        </w:r>
      </w:ins>
    </w:p>
    <w:p w14:paraId="44BB8246" w14:textId="77777777" w:rsidR="00963F27" w:rsidRDefault="00963F27">
      <w:pPr>
        <w:spacing w:before="0" w:after="0" w:line="240" w:lineRule="auto"/>
        <w:rPr>
          <w:ins w:id="1035" w:author="Abhishek Deep Nigam" w:date="2015-11-15T18:28:00Z"/>
        </w:rPr>
        <w:pPrChange w:id="1036" w:author="Abhishek Deep Nigam" w:date="2015-11-15T18:29:00Z">
          <w:pPr/>
        </w:pPrChange>
      </w:pPr>
      <w:ins w:id="1037" w:author="Abhishek Deep Nigam" w:date="2015-11-15T18:28:00Z">
        <w:r>
          <w:t>use</w:t>
        </w:r>
      </w:ins>
    </w:p>
    <w:p w14:paraId="68818AF9" w14:textId="77777777" w:rsidR="00963F27" w:rsidRDefault="00963F27">
      <w:pPr>
        <w:spacing w:before="0" w:after="0" w:line="240" w:lineRule="auto"/>
        <w:rPr>
          <w:ins w:id="1038" w:author="Abhishek Deep Nigam" w:date="2015-11-15T18:28:00Z"/>
        </w:rPr>
        <w:pPrChange w:id="1039" w:author="Abhishek Deep Nigam" w:date="2015-11-15T18:29:00Z">
          <w:pPr/>
        </w:pPrChange>
      </w:pPr>
      <w:ins w:id="1040" w:author="Abhishek Deep Nigam" w:date="2015-11-15T18:28:00Z">
        <w:r>
          <w:t>nt</w:t>
        </w:r>
      </w:ins>
    </w:p>
    <w:p w14:paraId="4CBD609A" w14:textId="77777777" w:rsidR="00963F27" w:rsidRDefault="00963F27">
      <w:pPr>
        <w:spacing w:before="0" w:after="0" w:line="240" w:lineRule="auto"/>
        <w:rPr>
          <w:ins w:id="1041" w:author="Abhishek Deep Nigam" w:date="2015-11-15T18:28:00Z"/>
        </w:rPr>
        <w:pPrChange w:id="1042" w:author="Abhishek Deep Nigam" w:date="2015-11-15T18:29:00Z">
          <w:pPr/>
        </w:pPrChange>
      </w:pPr>
      <w:ins w:id="1043" w:author="Abhishek Deep Nigam" w:date="2015-11-15T18:28:00Z">
        <w:r>
          <w:t>subject</w:t>
        </w:r>
      </w:ins>
    </w:p>
    <w:p w14:paraId="182FCE3D" w14:textId="77777777" w:rsidR="00963F27" w:rsidRDefault="00963F27">
      <w:pPr>
        <w:spacing w:before="0" w:after="0" w:line="240" w:lineRule="auto"/>
        <w:rPr>
          <w:ins w:id="1044" w:author="Abhishek Deep Nigam" w:date="2015-11-15T18:28:00Z"/>
        </w:rPr>
        <w:pPrChange w:id="1045" w:author="Abhishek Deep Nigam" w:date="2015-11-15T18:29:00Z">
          <w:pPr/>
        </w:pPrChange>
      </w:pPr>
      <w:ins w:id="1046" w:author="Abhishek Deep Nigam" w:date="2015-11-15T18:28:00Z">
        <w:r>
          <w:t>file</w:t>
        </w:r>
      </w:ins>
    </w:p>
    <w:p w14:paraId="7D07A8E9" w14:textId="77777777" w:rsidR="00963F27" w:rsidRDefault="00963F27">
      <w:pPr>
        <w:spacing w:before="0" w:after="0" w:line="240" w:lineRule="auto"/>
        <w:rPr>
          <w:ins w:id="1047" w:author="Abhishek Deep Nigam" w:date="2015-11-15T18:28:00Z"/>
        </w:rPr>
        <w:pPrChange w:id="1048" w:author="Abhishek Deep Nigam" w:date="2015-11-15T18:29:00Z">
          <w:pPr/>
        </w:pPrChange>
      </w:pPr>
      <w:ins w:id="1049" w:author="Abhishek Deep Nigam" w:date="2015-11-15T18:28:00Z">
        <w:r>
          <w:t>server</w:t>
        </w:r>
      </w:ins>
    </w:p>
    <w:p w14:paraId="29E80009" w14:textId="77777777" w:rsidR="00963F27" w:rsidRDefault="00963F27">
      <w:pPr>
        <w:spacing w:before="0" w:after="0" w:line="240" w:lineRule="auto"/>
        <w:rPr>
          <w:ins w:id="1050" w:author="Abhishek Deep Nigam" w:date="2015-11-15T18:28:00Z"/>
        </w:rPr>
        <w:pPrChange w:id="1051" w:author="Abhishek Deep Nigam" w:date="2015-11-15T18:29:00Z">
          <w:pPr/>
        </w:pPrChange>
      </w:pPr>
      <w:ins w:id="1052" w:author="Abhishek Deep Nigam" w:date="2015-11-15T18:28:00Z">
        <w:r>
          <w:lastRenderedPageBreak/>
          <w:t>also</w:t>
        </w:r>
      </w:ins>
    </w:p>
    <w:p w14:paraId="445629D1" w14:textId="77777777" w:rsidR="00963F27" w:rsidRDefault="00963F27">
      <w:pPr>
        <w:spacing w:before="0" w:after="0" w:line="240" w:lineRule="auto"/>
        <w:rPr>
          <w:ins w:id="1053" w:author="Abhishek Deep Nigam" w:date="2015-11-15T18:28:00Z"/>
        </w:rPr>
        <w:pPrChange w:id="1054" w:author="Abhishek Deep Nigam" w:date="2015-11-15T18:29:00Z">
          <w:pPr/>
        </w:pPrChange>
      </w:pPr>
      <w:ins w:id="1055" w:author="Abhishek Deep Nigam" w:date="2015-11-15T18:28:00Z">
        <w:r>
          <w:t>available</w:t>
        </w:r>
      </w:ins>
    </w:p>
    <w:p w14:paraId="388F1AE2" w14:textId="77777777" w:rsidR="00963F27" w:rsidRDefault="00963F27">
      <w:pPr>
        <w:spacing w:before="0" w:after="0" w:line="240" w:lineRule="auto"/>
        <w:rPr>
          <w:ins w:id="1056" w:author="Abhishek Deep Nigam" w:date="2015-11-15T18:28:00Z"/>
        </w:rPr>
        <w:pPrChange w:id="1057" w:author="Abhishek Deep Nigam" w:date="2015-11-15T18:29:00Z">
          <w:pPr/>
        </w:pPrChange>
      </w:pPr>
      <w:ins w:id="1058" w:author="Abhishek Deep Nigam" w:date="2015-11-15T18:28:00Z">
        <w:r>
          <w:t>get</w:t>
        </w:r>
      </w:ins>
    </w:p>
    <w:p w14:paraId="65070F6A" w14:textId="77777777" w:rsidR="00963F27" w:rsidRDefault="00963F27">
      <w:pPr>
        <w:spacing w:before="0" w:after="0" w:line="240" w:lineRule="auto"/>
        <w:rPr>
          <w:ins w:id="1059" w:author="Abhishek Deep Nigam" w:date="2015-11-15T18:28:00Z"/>
        </w:rPr>
        <w:pPrChange w:id="1060" w:author="Abhishek Deep Nigam" w:date="2015-11-15T18:29:00Z">
          <w:pPr/>
        </w:pPrChange>
      </w:pPr>
      <w:ins w:id="1061" w:author="Abhishek Deep Nigam" w:date="2015-11-15T18:28:00Z">
        <w:r>
          <w:t>edu</w:t>
        </w:r>
      </w:ins>
    </w:p>
    <w:p w14:paraId="5AE74201" w14:textId="77777777" w:rsidR="00963F27" w:rsidRDefault="00963F27">
      <w:pPr>
        <w:spacing w:before="0" w:after="0" w:line="240" w:lineRule="auto"/>
        <w:rPr>
          <w:ins w:id="1062" w:author="Abhishek Deep Nigam" w:date="2015-11-15T18:28:00Z"/>
        </w:rPr>
        <w:pPrChange w:id="1063" w:author="Abhishek Deep Nigam" w:date="2015-11-15T18:29:00Z">
          <w:pPr/>
        </w:pPrChange>
      </w:pPr>
      <w:ins w:id="1064" w:author="Abhishek Deep Nigam" w:date="2015-11-15T18:28:00Z">
        <w:r>
          <w:t>motif</w:t>
        </w:r>
      </w:ins>
    </w:p>
    <w:p w14:paraId="74DBFACD" w14:textId="77777777" w:rsidR="00963F27" w:rsidRDefault="00963F27">
      <w:pPr>
        <w:spacing w:before="0" w:after="0" w:line="240" w:lineRule="auto"/>
        <w:rPr>
          <w:ins w:id="1065" w:author="Abhishek Deep Nigam" w:date="2015-11-15T18:28:00Z"/>
        </w:rPr>
        <w:pPrChange w:id="1066" w:author="Abhishek Deep Nigam" w:date="2015-11-15T18:29:00Z">
          <w:pPr/>
        </w:pPrChange>
      </w:pPr>
      <w:ins w:id="1067" w:author="Abhishek Deep Nigam" w:date="2015-11-15T18:28:00Z">
        <w:r>
          <w:t>version</w:t>
        </w:r>
      </w:ins>
    </w:p>
    <w:p w14:paraId="36316D87" w14:textId="77777777" w:rsidR="00963F27" w:rsidRDefault="00963F27">
      <w:pPr>
        <w:spacing w:before="0" w:after="0" w:line="240" w:lineRule="auto"/>
        <w:rPr>
          <w:ins w:id="1068" w:author="Abhishek Deep Nigam" w:date="2015-11-15T18:28:00Z"/>
        </w:rPr>
        <w:pPrChange w:id="1069" w:author="Abhishek Deep Nigam" w:date="2015-11-15T18:29:00Z">
          <w:pPr/>
        </w:pPrChange>
      </w:pPr>
      <w:ins w:id="1070" w:author="Abhishek Deep Nigam" w:date="2015-11-15T18:28:00Z">
        <w:r>
          <w:t>system</w:t>
        </w:r>
      </w:ins>
    </w:p>
    <w:p w14:paraId="2143B2FB" w14:textId="77777777" w:rsidR="00963F27" w:rsidRDefault="00963F27">
      <w:pPr>
        <w:spacing w:before="0" w:after="0" w:line="240" w:lineRule="auto"/>
        <w:rPr>
          <w:ins w:id="1071" w:author="Abhishek Deep Nigam" w:date="2015-11-15T18:28:00Z"/>
        </w:rPr>
        <w:pPrChange w:id="1072" w:author="Abhishek Deep Nigam" w:date="2015-11-15T18:29:00Z">
          <w:pPr/>
        </w:pPrChange>
      </w:pPr>
      <w:ins w:id="1073" w:author="Abhishek Deep Nigam" w:date="2015-11-15T18:28:00Z">
        <w:r>
          <w:lastRenderedPageBreak/>
          <w:t>program</w:t>
        </w:r>
      </w:ins>
    </w:p>
    <w:p w14:paraId="3D35FFFB" w14:textId="77777777" w:rsidR="00963F27" w:rsidRDefault="00963F27">
      <w:pPr>
        <w:spacing w:before="0" w:after="0" w:line="240" w:lineRule="auto"/>
        <w:rPr>
          <w:ins w:id="1074" w:author="Abhishek Deep Nigam" w:date="2015-11-15T18:28:00Z"/>
        </w:rPr>
        <w:pPrChange w:id="1075" w:author="Abhishek Deep Nigam" w:date="2015-11-15T18:29:00Z">
          <w:pPr/>
        </w:pPrChange>
      </w:pPr>
      <w:ins w:id="1076" w:author="Abhishek Deep Nigam" w:date="2015-11-15T18:28:00Z">
        <w:r>
          <w:t>sun</w:t>
        </w:r>
      </w:ins>
    </w:p>
    <w:p w14:paraId="5BAA0DE2" w14:textId="77777777" w:rsidR="00963F27" w:rsidRDefault="00963F27">
      <w:pPr>
        <w:spacing w:before="0" w:after="0" w:line="240" w:lineRule="auto"/>
        <w:rPr>
          <w:ins w:id="1077" w:author="Abhishek Deep Nigam" w:date="2015-11-15T18:28:00Z"/>
        </w:rPr>
        <w:pPrChange w:id="1078" w:author="Abhishek Deep Nigam" w:date="2015-11-15T18:29:00Z">
          <w:pPr/>
        </w:pPrChange>
      </w:pPr>
      <w:ins w:id="1079" w:author="Abhishek Deep Nigam" w:date="2015-11-15T18:28:00Z">
        <w:r>
          <w:t>c</w:t>
        </w:r>
      </w:ins>
    </w:p>
    <w:p w14:paraId="25E37ECE" w14:textId="77777777" w:rsidR="00963F27" w:rsidRDefault="00963F27">
      <w:pPr>
        <w:spacing w:before="0" w:after="0" w:line="240" w:lineRule="auto"/>
        <w:rPr>
          <w:ins w:id="1080" w:author="Abhishek Deep Nigam" w:date="2015-11-15T18:28:00Z"/>
        </w:rPr>
        <w:pPrChange w:id="1081" w:author="Abhishek Deep Nigam" w:date="2015-11-15T18:29:00Z">
          <w:pPr/>
        </w:pPrChange>
      </w:pPr>
      <w:ins w:id="1082" w:author="Abhishek Deep Nigam" w:date="2015-11-15T18:28:00Z">
        <w:r>
          <w:t>one</w:t>
        </w:r>
      </w:ins>
    </w:p>
    <w:p w14:paraId="2384674D" w14:textId="77777777" w:rsidR="00963F27" w:rsidRDefault="00963F27">
      <w:pPr>
        <w:spacing w:before="0" w:after="0" w:line="240" w:lineRule="auto"/>
        <w:rPr>
          <w:ins w:id="1083" w:author="Abhishek Deep Nigam" w:date="2015-11-15T18:28:00Z"/>
        </w:rPr>
        <w:pPrChange w:id="1084" w:author="Abhishek Deep Nigam" w:date="2015-11-15T18:29:00Z">
          <w:pPr/>
        </w:pPrChange>
      </w:pPr>
      <w:ins w:id="1085" w:author="Abhishek Deep Nigam" w:date="2015-11-15T18:28:00Z">
        <w:r>
          <w:t>m</w:t>
        </w:r>
      </w:ins>
    </w:p>
    <w:p w14:paraId="71FE2886" w14:textId="77777777" w:rsidR="00781DF1" w:rsidRDefault="00963F27" w:rsidP="00963F27">
      <w:pPr>
        <w:spacing w:before="0" w:after="0" w:line="240" w:lineRule="auto"/>
        <w:rPr>
          <w:ins w:id="1086"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087" w:author="Abhishek Deep Nigam" w:date="2015-11-15T18:43:00Z">
            <w:sectPr w:rsidR="00781DF1" w:rsidSect="00781DF1">
              <w:pgMar w:top="1901" w:right="1008" w:bottom="1440" w:left="1008" w:header="720" w:footer="432" w:gutter="0"/>
              <w:cols w:num="1"/>
            </w:sectPr>
          </w:sectPrChange>
        </w:sectPr>
      </w:pPr>
      <w:ins w:id="1088" w:author="Abhishek Deep Nigam" w:date="2015-11-15T18:28:00Z">
        <w:r>
          <w:t>windows</w:t>
        </w:r>
      </w:ins>
    </w:p>
    <w:p w14:paraId="297BACDF" w14:textId="3A7D3F9C" w:rsidR="00963F27" w:rsidRDefault="00963F27">
      <w:pPr>
        <w:spacing w:before="0" w:after="0" w:line="240" w:lineRule="auto"/>
        <w:rPr>
          <w:ins w:id="1089" w:author="Abhishek Deep Nigam" w:date="2015-11-15T18:28:00Z"/>
        </w:rPr>
        <w:pPrChange w:id="1090" w:author="Abhishek Deep Nigam" w:date="2015-11-15T18:29:00Z">
          <w:pPr/>
        </w:pPrChange>
      </w:pPr>
    </w:p>
    <w:p w14:paraId="08A3ADD3" w14:textId="77777777" w:rsidR="00963F27" w:rsidRDefault="00963F27">
      <w:pPr>
        <w:spacing w:before="0" w:after="0" w:line="240" w:lineRule="auto"/>
        <w:rPr>
          <w:ins w:id="1091" w:author="Abhishek Deep Nigam" w:date="2015-11-15T18:28:00Z"/>
        </w:rPr>
        <w:pPrChange w:id="1092" w:author="Abhishek Deep Nigam" w:date="2015-11-15T18:29:00Z">
          <w:pPr/>
        </w:pPrChange>
      </w:pPr>
    </w:p>
    <w:p w14:paraId="0A501DB8" w14:textId="77777777" w:rsidR="00963F27" w:rsidRDefault="00963F27">
      <w:pPr>
        <w:spacing w:before="0" w:after="0" w:line="240" w:lineRule="auto"/>
        <w:rPr>
          <w:ins w:id="1093" w:author="Abhishek Deep Nigam" w:date="2015-11-15T18:28:00Z"/>
        </w:rPr>
        <w:pPrChange w:id="1094" w:author="Abhishek Deep Nigam" w:date="2015-11-15T18:29:00Z">
          <w:pPr/>
        </w:pPrChange>
      </w:pPr>
    </w:p>
    <w:p w14:paraId="3E90D9CF" w14:textId="77777777" w:rsidR="00963F27" w:rsidRDefault="00963F27">
      <w:pPr>
        <w:pStyle w:val="Heading7"/>
        <w:rPr>
          <w:ins w:id="1095" w:author="Abhishek Deep Nigam" w:date="2015-11-15T18:28:00Z"/>
        </w:rPr>
        <w:pPrChange w:id="1096" w:author="Abhishek Deep Nigam" w:date="2015-11-15T18:31:00Z">
          <w:pPr/>
        </w:pPrChange>
      </w:pPr>
      <w:ins w:id="1097" w:author="Abhishek Deep Nigam" w:date="2015-11-15T18:28:00Z">
        <w:r>
          <w:t>Top 20 Words for talk.politics.misc</w:t>
        </w:r>
      </w:ins>
    </w:p>
    <w:p w14:paraId="584F3DBB" w14:textId="77777777" w:rsidR="00781DF1" w:rsidRDefault="00781DF1" w:rsidP="00963F27">
      <w:pPr>
        <w:spacing w:before="0" w:after="0" w:line="240" w:lineRule="auto"/>
        <w:rPr>
          <w:ins w:id="1098"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5600BC5B" w14:textId="3E658940" w:rsidR="00963F27" w:rsidRDefault="00963F27">
      <w:pPr>
        <w:spacing w:before="0" w:after="0" w:line="240" w:lineRule="auto"/>
        <w:rPr>
          <w:ins w:id="1099" w:author="Abhishek Deep Nigam" w:date="2015-11-15T18:28:00Z"/>
        </w:rPr>
        <w:pPrChange w:id="1100" w:author="Abhishek Deep Nigam" w:date="2015-11-15T18:29:00Z">
          <w:pPr/>
        </w:pPrChange>
      </w:pPr>
      <w:ins w:id="1101" w:author="Abhishek Deep Nigam" w:date="2015-11-15T18:28:00Z">
        <w:r>
          <w:lastRenderedPageBreak/>
          <w:t>nt</w:t>
        </w:r>
      </w:ins>
    </w:p>
    <w:p w14:paraId="7546C6F2" w14:textId="77777777" w:rsidR="00963F27" w:rsidRDefault="00963F27">
      <w:pPr>
        <w:spacing w:before="0" w:after="0" w:line="240" w:lineRule="auto"/>
        <w:rPr>
          <w:ins w:id="1102" w:author="Abhishek Deep Nigam" w:date="2015-11-15T18:28:00Z"/>
        </w:rPr>
        <w:pPrChange w:id="1103" w:author="Abhishek Deep Nigam" w:date="2015-11-15T18:29:00Z">
          <w:pPr/>
        </w:pPrChange>
      </w:pPr>
      <w:ins w:id="1104" w:author="Abhishek Deep Nigam" w:date="2015-11-15T18:28:00Z">
        <w:r>
          <w:t>would</w:t>
        </w:r>
      </w:ins>
    </w:p>
    <w:p w14:paraId="374B3497" w14:textId="77777777" w:rsidR="00963F27" w:rsidRDefault="00963F27">
      <w:pPr>
        <w:spacing w:before="0" w:after="0" w:line="240" w:lineRule="auto"/>
        <w:rPr>
          <w:ins w:id="1105" w:author="Abhishek Deep Nigam" w:date="2015-11-15T18:28:00Z"/>
        </w:rPr>
        <w:pPrChange w:id="1106" w:author="Abhishek Deep Nigam" w:date="2015-11-15T18:29:00Z">
          <w:pPr/>
        </w:pPrChange>
      </w:pPr>
      <w:ins w:id="1107" w:author="Abhishek Deep Nigam" w:date="2015-11-15T18:28:00Z">
        <w:r>
          <w:t>people</w:t>
        </w:r>
      </w:ins>
    </w:p>
    <w:p w14:paraId="5B2D564D" w14:textId="77777777" w:rsidR="00963F27" w:rsidRDefault="00963F27">
      <w:pPr>
        <w:spacing w:before="0" w:after="0" w:line="240" w:lineRule="auto"/>
        <w:rPr>
          <w:ins w:id="1108" w:author="Abhishek Deep Nigam" w:date="2015-11-15T18:28:00Z"/>
        </w:rPr>
        <w:pPrChange w:id="1109" w:author="Abhishek Deep Nigam" w:date="2015-11-15T18:29:00Z">
          <w:pPr/>
        </w:pPrChange>
      </w:pPr>
      <w:ins w:id="1110" w:author="Abhishek Deep Nigam" w:date="2015-11-15T18:28:00Z">
        <w:r>
          <w:t>q</w:t>
        </w:r>
      </w:ins>
    </w:p>
    <w:p w14:paraId="7554B2D1" w14:textId="77777777" w:rsidR="00963F27" w:rsidRDefault="00963F27">
      <w:pPr>
        <w:spacing w:before="0" w:after="0" w:line="240" w:lineRule="auto"/>
        <w:rPr>
          <w:ins w:id="1111" w:author="Abhishek Deep Nigam" w:date="2015-11-15T18:28:00Z"/>
        </w:rPr>
        <w:pPrChange w:id="1112" w:author="Abhishek Deep Nigam" w:date="2015-11-15T18:29:00Z">
          <w:pPr/>
        </w:pPrChange>
      </w:pPr>
      <w:ins w:id="1113" w:author="Abhishek Deep Nigam" w:date="2015-11-15T18:28:00Z">
        <w:r>
          <w:t>one</w:t>
        </w:r>
      </w:ins>
    </w:p>
    <w:p w14:paraId="4D5CFCE0" w14:textId="77777777" w:rsidR="00963F27" w:rsidRDefault="00963F27">
      <w:pPr>
        <w:spacing w:before="0" w:after="0" w:line="240" w:lineRule="auto"/>
        <w:rPr>
          <w:ins w:id="1114" w:author="Abhishek Deep Nigam" w:date="2015-11-15T18:28:00Z"/>
        </w:rPr>
        <w:pPrChange w:id="1115" w:author="Abhishek Deep Nigam" w:date="2015-11-15T18:29:00Z">
          <w:pPr/>
        </w:pPrChange>
      </w:pPr>
      <w:ins w:id="1116" w:author="Abhishek Deep Nigam" w:date="2015-11-15T18:28:00Z">
        <w:r>
          <w:t>mr</w:t>
        </w:r>
      </w:ins>
    </w:p>
    <w:p w14:paraId="035E0E72" w14:textId="77777777" w:rsidR="00963F27" w:rsidRDefault="00963F27">
      <w:pPr>
        <w:spacing w:before="0" w:after="0" w:line="240" w:lineRule="auto"/>
        <w:rPr>
          <w:ins w:id="1117" w:author="Abhishek Deep Nigam" w:date="2015-11-15T18:28:00Z"/>
        </w:rPr>
        <w:pPrChange w:id="1118" w:author="Abhishek Deep Nigam" w:date="2015-11-15T18:29:00Z">
          <w:pPr/>
        </w:pPrChange>
      </w:pPr>
      <w:ins w:id="1119" w:author="Abhishek Deep Nigam" w:date="2015-11-15T18:28:00Z">
        <w:r>
          <w:t>think</w:t>
        </w:r>
      </w:ins>
    </w:p>
    <w:p w14:paraId="4A5CE290" w14:textId="77777777" w:rsidR="00963F27" w:rsidRDefault="00963F27">
      <w:pPr>
        <w:spacing w:before="0" w:after="0" w:line="240" w:lineRule="auto"/>
        <w:rPr>
          <w:ins w:id="1120" w:author="Abhishek Deep Nigam" w:date="2015-11-15T18:28:00Z"/>
        </w:rPr>
        <w:pPrChange w:id="1121" w:author="Abhishek Deep Nigam" w:date="2015-11-15T18:29:00Z">
          <w:pPr/>
        </w:pPrChange>
      </w:pPr>
      <w:ins w:id="1122" w:author="Abhishek Deep Nigam" w:date="2015-11-15T18:28:00Z">
        <w:r>
          <w:lastRenderedPageBreak/>
          <w:t>writes</w:t>
        </w:r>
      </w:ins>
    </w:p>
    <w:p w14:paraId="686C7C29" w14:textId="77777777" w:rsidR="00963F27" w:rsidRDefault="00963F27">
      <w:pPr>
        <w:spacing w:before="0" w:after="0" w:line="240" w:lineRule="auto"/>
        <w:rPr>
          <w:ins w:id="1123" w:author="Abhishek Deep Nigam" w:date="2015-11-15T18:28:00Z"/>
        </w:rPr>
        <w:pPrChange w:id="1124" w:author="Abhishek Deep Nigam" w:date="2015-11-15T18:29:00Z">
          <w:pPr/>
        </w:pPrChange>
      </w:pPr>
      <w:ins w:id="1125" w:author="Abhishek Deep Nigam" w:date="2015-11-15T18:28:00Z">
        <w:r>
          <w:t>president</w:t>
        </w:r>
      </w:ins>
    </w:p>
    <w:p w14:paraId="24E42689" w14:textId="77777777" w:rsidR="00963F27" w:rsidRDefault="00963F27">
      <w:pPr>
        <w:spacing w:before="0" w:after="0" w:line="240" w:lineRule="auto"/>
        <w:rPr>
          <w:ins w:id="1126" w:author="Abhishek Deep Nigam" w:date="2015-11-15T18:28:00Z"/>
        </w:rPr>
        <w:pPrChange w:id="1127" w:author="Abhishek Deep Nigam" w:date="2015-11-15T18:29:00Z">
          <w:pPr/>
        </w:pPrChange>
      </w:pPr>
      <w:ins w:id="1128" w:author="Abhishek Deep Nigam" w:date="2015-11-15T18:28:00Z">
        <w:r>
          <w:t>article</w:t>
        </w:r>
      </w:ins>
    </w:p>
    <w:p w14:paraId="5FA70FFD" w14:textId="77777777" w:rsidR="00963F27" w:rsidRDefault="00963F27">
      <w:pPr>
        <w:spacing w:before="0" w:after="0" w:line="240" w:lineRule="auto"/>
        <w:rPr>
          <w:ins w:id="1129" w:author="Abhishek Deep Nigam" w:date="2015-11-15T18:28:00Z"/>
        </w:rPr>
        <w:pPrChange w:id="1130" w:author="Abhishek Deep Nigam" w:date="2015-11-15T18:29:00Z">
          <w:pPr/>
        </w:pPrChange>
      </w:pPr>
      <w:ins w:id="1131" w:author="Abhishek Deep Nigam" w:date="2015-11-15T18:28:00Z">
        <w:r>
          <w:t>government</w:t>
        </w:r>
      </w:ins>
    </w:p>
    <w:p w14:paraId="271D3BEC" w14:textId="77777777" w:rsidR="00963F27" w:rsidRDefault="00963F27">
      <w:pPr>
        <w:spacing w:before="0" w:after="0" w:line="240" w:lineRule="auto"/>
        <w:rPr>
          <w:ins w:id="1132" w:author="Abhishek Deep Nigam" w:date="2015-11-15T18:28:00Z"/>
        </w:rPr>
        <w:pPrChange w:id="1133" w:author="Abhishek Deep Nigam" w:date="2015-11-15T18:29:00Z">
          <w:pPr/>
        </w:pPrChange>
      </w:pPr>
      <w:ins w:id="1134" w:author="Abhishek Deep Nigam" w:date="2015-11-15T18:28:00Z">
        <w:r>
          <w:t>stephanopoulos</w:t>
        </w:r>
      </w:ins>
    </w:p>
    <w:p w14:paraId="27908C80" w14:textId="77777777" w:rsidR="00963F27" w:rsidRDefault="00963F27">
      <w:pPr>
        <w:spacing w:before="0" w:after="0" w:line="240" w:lineRule="auto"/>
        <w:rPr>
          <w:ins w:id="1135" w:author="Abhishek Deep Nigam" w:date="2015-11-15T18:28:00Z"/>
        </w:rPr>
        <w:pPrChange w:id="1136" w:author="Abhishek Deep Nigam" w:date="2015-11-15T18:29:00Z">
          <w:pPr/>
        </w:pPrChange>
      </w:pPr>
      <w:ins w:id="1137" w:author="Abhishek Deep Nigam" w:date="2015-11-15T18:28:00Z">
        <w:r>
          <w:t>know</w:t>
        </w:r>
      </w:ins>
    </w:p>
    <w:p w14:paraId="6F6AD414" w14:textId="77777777" w:rsidR="00963F27" w:rsidRDefault="00963F27">
      <w:pPr>
        <w:spacing w:before="0" w:after="0" w:line="240" w:lineRule="auto"/>
        <w:rPr>
          <w:ins w:id="1138" w:author="Abhishek Deep Nigam" w:date="2015-11-15T18:28:00Z"/>
        </w:rPr>
        <w:pPrChange w:id="1139" w:author="Abhishek Deep Nigam" w:date="2015-11-15T18:29:00Z">
          <w:pPr/>
        </w:pPrChange>
      </w:pPr>
      <w:ins w:id="1140" w:author="Abhishek Deep Nigam" w:date="2015-11-15T18:28:00Z">
        <w:r>
          <w:t>us</w:t>
        </w:r>
      </w:ins>
    </w:p>
    <w:p w14:paraId="7056EB57" w14:textId="77777777" w:rsidR="00963F27" w:rsidRDefault="00963F27">
      <w:pPr>
        <w:spacing w:before="0" w:after="0" w:line="240" w:lineRule="auto"/>
        <w:rPr>
          <w:ins w:id="1141" w:author="Abhishek Deep Nigam" w:date="2015-11-15T18:28:00Z"/>
        </w:rPr>
        <w:pPrChange w:id="1142" w:author="Abhishek Deep Nigam" w:date="2015-11-15T18:29:00Z">
          <w:pPr/>
        </w:pPrChange>
      </w:pPr>
      <w:ins w:id="1143" w:author="Abhishek Deep Nigam" w:date="2015-11-15T18:28:00Z">
        <w:r>
          <w:lastRenderedPageBreak/>
          <w:t>edu</w:t>
        </w:r>
      </w:ins>
    </w:p>
    <w:p w14:paraId="518F4DFC" w14:textId="77777777" w:rsidR="00963F27" w:rsidRDefault="00963F27">
      <w:pPr>
        <w:spacing w:before="0" w:after="0" w:line="240" w:lineRule="auto"/>
        <w:rPr>
          <w:ins w:id="1144" w:author="Abhishek Deep Nigam" w:date="2015-11-15T18:28:00Z"/>
        </w:rPr>
        <w:pPrChange w:id="1145" w:author="Abhishek Deep Nigam" w:date="2015-11-15T18:29:00Z">
          <w:pPr/>
        </w:pPrChange>
      </w:pPr>
      <w:ins w:id="1146" w:author="Abhishek Deep Nigam" w:date="2015-11-15T18:28:00Z">
        <w:r>
          <w:t>like</w:t>
        </w:r>
      </w:ins>
    </w:p>
    <w:p w14:paraId="01AF8D40" w14:textId="77777777" w:rsidR="00963F27" w:rsidRDefault="00963F27">
      <w:pPr>
        <w:spacing w:before="0" w:after="0" w:line="240" w:lineRule="auto"/>
        <w:rPr>
          <w:ins w:id="1147" w:author="Abhishek Deep Nigam" w:date="2015-11-15T18:28:00Z"/>
        </w:rPr>
        <w:pPrChange w:id="1148" w:author="Abhishek Deep Nigam" w:date="2015-11-15T18:29:00Z">
          <w:pPr/>
        </w:pPrChange>
      </w:pPr>
      <w:ins w:id="1149" w:author="Abhishek Deep Nigam" w:date="2015-11-15T18:28:00Z">
        <w:r>
          <w:t>subject</w:t>
        </w:r>
      </w:ins>
    </w:p>
    <w:p w14:paraId="46CA756A" w14:textId="77777777" w:rsidR="00963F27" w:rsidRDefault="00963F27">
      <w:pPr>
        <w:spacing w:before="0" w:after="0" w:line="240" w:lineRule="auto"/>
        <w:rPr>
          <w:ins w:id="1150" w:author="Abhishek Deep Nigam" w:date="2015-11-15T18:28:00Z"/>
        </w:rPr>
        <w:pPrChange w:id="1151" w:author="Abhishek Deep Nigam" w:date="2015-11-15T18:29:00Z">
          <w:pPr/>
        </w:pPrChange>
      </w:pPr>
      <w:ins w:id="1152" w:author="Abhishek Deep Nigam" w:date="2015-11-15T18:28:00Z">
        <w:r>
          <w:t>going</w:t>
        </w:r>
      </w:ins>
    </w:p>
    <w:p w14:paraId="600740F2" w14:textId="77777777" w:rsidR="00963F27" w:rsidRDefault="00963F27">
      <w:pPr>
        <w:spacing w:before="0" w:after="0" w:line="240" w:lineRule="auto"/>
        <w:rPr>
          <w:ins w:id="1153" w:author="Abhishek Deep Nigam" w:date="2015-11-15T18:28:00Z"/>
        </w:rPr>
        <w:pPrChange w:id="1154" w:author="Abhishek Deep Nigam" w:date="2015-11-15T18:29:00Z">
          <w:pPr/>
        </w:pPrChange>
      </w:pPr>
      <w:ins w:id="1155" w:author="Abhishek Deep Nigam" w:date="2015-11-15T18:28:00Z">
        <w:r>
          <w:t>right</w:t>
        </w:r>
      </w:ins>
    </w:p>
    <w:p w14:paraId="652C30C7" w14:textId="77777777" w:rsidR="00781DF1" w:rsidRDefault="00963F27" w:rsidP="00963F27">
      <w:pPr>
        <w:spacing w:before="0" w:after="0" w:line="240" w:lineRule="auto"/>
        <w:rPr>
          <w:ins w:id="1156"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157" w:author="Abhishek Deep Nigam" w:date="2015-11-15T18:43:00Z">
            <w:sectPr w:rsidR="00781DF1" w:rsidSect="00781DF1">
              <w:pgMar w:top="1901" w:right="1008" w:bottom="1440" w:left="1008" w:header="720" w:footer="432" w:gutter="0"/>
              <w:cols w:num="1"/>
            </w:sectPr>
          </w:sectPrChange>
        </w:sectPr>
      </w:pPr>
      <w:ins w:id="1158" w:author="Abhishek Deep Nigam" w:date="2015-11-15T18:28:00Z">
        <w:r>
          <w:t>get</w:t>
        </w:r>
      </w:ins>
    </w:p>
    <w:p w14:paraId="115361CD" w14:textId="730014D5" w:rsidR="00963F27" w:rsidRDefault="00963F27">
      <w:pPr>
        <w:spacing w:before="0" w:after="0" w:line="240" w:lineRule="auto"/>
        <w:rPr>
          <w:ins w:id="1159" w:author="Abhishek Deep Nigam" w:date="2015-11-15T18:28:00Z"/>
        </w:rPr>
        <w:pPrChange w:id="1160" w:author="Abhishek Deep Nigam" w:date="2015-11-15T18:29:00Z">
          <w:pPr/>
        </w:pPrChange>
      </w:pPr>
    </w:p>
    <w:p w14:paraId="46DBBFCD" w14:textId="77777777" w:rsidR="00963F27" w:rsidRDefault="00963F27">
      <w:pPr>
        <w:spacing w:before="0" w:after="0" w:line="240" w:lineRule="auto"/>
        <w:rPr>
          <w:ins w:id="1161" w:author="Abhishek Deep Nigam" w:date="2015-11-15T18:28:00Z"/>
        </w:rPr>
        <w:pPrChange w:id="1162" w:author="Abhishek Deep Nigam" w:date="2015-11-15T18:29:00Z">
          <w:pPr/>
        </w:pPrChange>
      </w:pPr>
    </w:p>
    <w:p w14:paraId="7759FC80" w14:textId="77777777" w:rsidR="00963F27" w:rsidRDefault="00963F27">
      <w:pPr>
        <w:spacing w:before="0" w:after="0" w:line="240" w:lineRule="auto"/>
        <w:rPr>
          <w:ins w:id="1163" w:author="Abhishek Deep Nigam" w:date="2015-11-15T18:28:00Z"/>
        </w:rPr>
        <w:pPrChange w:id="1164" w:author="Abhishek Deep Nigam" w:date="2015-11-15T18:29:00Z">
          <w:pPr/>
        </w:pPrChange>
      </w:pPr>
    </w:p>
    <w:p w14:paraId="5238C351" w14:textId="77777777" w:rsidR="00963F27" w:rsidRDefault="00963F27">
      <w:pPr>
        <w:pStyle w:val="Heading7"/>
        <w:rPr>
          <w:ins w:id="1165" w:author="Abhishek Deep Nigam" w:date="2015-11-15T18:28:00Z"/>
        </w:rPr>
        <w:pPrChange w:id="1166" w:author="Abhishek Deep Nigam" w:date="2015-11-15T18:31:00Z">
          <w:pPr/>
        </w:pPrChange>
      </w:pPr>
      <w:ins w:id="1167" w:author="Abhishek Deep Nigam" w:date="2015-11-15T18:28:00Z">
        <w:r>
          <w:t>Top 20 Words for misc.forsale</w:t>
        </w:r>
      </w:ins>
    </w:p>
    <w:p w14:paraId="323B67FC" w14:textId="77777777" w:rsidR="00781DF1" w:rsidRDefault="00781DF1" w:rsidP="00963F27">
      <w:pPr>
        <w:spacing w:before="0" w:after="0" w:line="240" w:lineRule="auto"/>
        <w:rPr>
          <w:ins w:id="1168"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66A9EE56" w14:textId="6B5836CE" w:rsidR="00963F27" w:rsidRDefault="00963F27">
      <w:pPr>
        <w:spacing w:before="0" w:after="0" w:line="240" w:lineRule="auto"/>
        <w:rPr>
          <w:ins w:id="1169" w:author="Abhishek Deep Nigam" w:date="2015-11-15T18:28:00Z"/>
        </w:rPr>
        <w:pPrChange w:id="1170" w:author="Abhishek Deep Nigam" w:date="2015-11-15T18:29:00Z">
          <w:pPr/>
        </w:pPrChange>
      </w:pPr>
      <w:ins w:id="1171" w:author="Abhishek Deep Nigam" w:date="2015-11-15T18:28:00Z">
        <w:r>
          <w:lastRenderedPageBreak/>
          <w:t>new</w:t>
        </w:r>
      </w:ins>
    </w:p>
    <w:p w14:paraId="2029595F" w14:textId="77777777" w:rsidR="00963F27" w:rsidRDefault="00963F27">
      <w:pPr>
        <w:spacing w:before="0" w:after="0" w:line="240" w:lineRule="auto"/>
        <w:rPr>
          <w:ins w:id="1172" w:author="Abhishek Deep Nigam" w:date="2015-11-15T18:28:00Z"/>
        </w:rPr>
        <w:pPrChange w:id="1173" w:author="Abhishek Deep Nigam" w:date="2015-11-15T18:29:00Z">
          <w:pPr/>
        </w:pPrChange>
      </w:pPr>
      <w:ins w:id="1174" w:author="Abhishek Deep Nigam" w:date="2015-11-15T18:28:00Z">
        <w:r>
          <w:t>edu</w:t>
        </w:r>
      </w:ins>
    </w:p>
    <w:p w14:paraId="6D565C36" w14:textId="77777777" w:rsidR="00963F27" w:rsidRDefault="00963F27">
      <w:pPr>
        <w:spacing w:before="0" w:after="0" w:line="240" w:lineRule="auto"/>
        <w:rPr>
          <w:ins w:id="1175" w:author="Abhishek Deep Nigam" w:date="2015-11-15T18:28:00Z"/>
        </w:rPr>
        <w:pPrChange w:id="1176" w:author="Abhishek Deep Nigam" w:date="2015-11-15T18:29:00Z">
          <w:pPr/>
        </w:pPrChange>
      </w:pPr>
      <w:ins w:id="1177" w:author="Abhishek Deep Nigam" w:date="2015-11-15T18:28:00Z">
        <w:r>
          <w:t>dos</w:t>
        </w:r>
      </w:ins>
    </w:p>
    <w:p w14:paraId="251C877E" w14:textId="77777777" w:rsidR="00963F27" w:rsidRDefault="00963F27">
      <w:pPr>
        <w:spacing w:before="0" w:after="0" w:line="240" w:lineRule="auto"/>
        <w:rPr>
          <w:ins w:id="1178" w:author="Abhishek Deep Nigam" w:date="2015-11-15T18:28:00Z"/>
        </w:rPr>
        <w:pPrChange w:id="1179" w:author="Abhishek Deep Nigam" w:date="2015-11-15T18:29:00Z">
          <w:pPr/>
        </w:pPrChange>
      </w:pPr>
      <w:ins w:id="1180" w:author="Abhishek Deep Nigam" w:date="2015-11-15T18:28:00Z">
        <w:r>
          <w:t>sale</w:t>
        </w:r>
      </w:ins>
    </w:p>
    <w:p w14:paraId="5286BAA0" w14:textId="77777777" w:rsidR="00963F27" w:rsidRDefault="00963F27">
      <w:pPr>
        <w:spacing w:before="0" w:after="0" w:line="240" w:lineRule="auto"/>
        <w:rPr>
          <w:ins w:id="1181" w:author="Abhishek Deep Nigam" w:date="2015-11-15T18:28:00Z"/>
        </w:rPr>
        <w:pPrChange w:id="1182" w:author="Abhishek Deep Nigam" w:date="2015-11-15T18:29:00Z">
          <w:pPr/>
        </w:pPrChange>
      </w:pPr>
      <w:ins w:id="1183" w:author="Abhishek Deep Nigam" w:date="2015-11-15T18:28:00Z">
        <w:r>
          <w:t>appears</w:t>
        </w:r>
      </w:ins>
    </w:p>
    <w:p w14:paraId="15B25B67" w14:textId="77777777" w:rsidR="00963F27" w:rsidRDefault="00963F27">
      <w:pPr>
        <w:spacing w:before="0" w:after="0" w:line="240" w:lineRule="auto"/>
        <w:rPr>
          <w:ins w:id="1184" w:author="Abhishek Deep Nigam" w:date="2015-11-15T18:28:00Z"/>
        </w:rPr>
        <w:pPrChange w:id="1185" w:author="Abhishek Deep Nigam" w:date="2015-11-15T18:29:00Z">
          <w:pPr/>
        </w:pPrChange>
      </w:pPr>
      <w:ins w:id="1186" w:author="Abhishek Deep Nigam" w:date="2015-11-15T18:28:00Z">
        <w:r>
          <w:t>art</w:t>
        </w:r>
      </w:ins>
    </w:p>
    <w:p w14:paraId="766938A2" w14:textId="77777777" w:rsidR="00963F27" w:rsidRDefault="00963F27">
      <w:pPr>
        <w:spacing w:before="0" w:after="0" w:line="240" w:lineRule="auto"/>
        <w:rPr>
          <w:ins w:id="1187" w:author="Abhishek Deep Nigam" w:date="2015-11-15T18:28:00Z"/>
        </w:rPr>
        <w:pPrChange w:id="1188" w:author="Abhishek Deep Nigam" w:date="2015-11-15T18:29:00Z">
          <w:pPr/>
        </w:pPrChange>
      </w:pPr>
      <w:ins w:id="1189" w:author="Abhishek Deep Nigam" w:date="2015-11-15T18:28:00Z">
        <w:r>
          <w:t>subject</w:t>
        </w:r>
      </w:ins>
    </w:p>
    <w:p w14:paraId="3DAEA439" w14:textId="77777777" w:rsidR="00963F27" w:rsidRDefault="00963F27">
      <w:pPr>
        <w:spacing w:before="0" w:after="0" w:line="240" w:lineRule="auto"/>
        <w:rPr>
          <w:ins w:id="1190" w:author="Abhishek Deep Nigam" w:date="2015-11-15T18:28:00Z"/>
        </w:rPr>
        <w:pPrChange w:id="1191" w:author="Abhishek Deep Nigam" w:date="2015-11-15T18:29:00Z">
          <w:pPr/>
        </w:pPrChange>
      </w:pPr>
      <w:ins w:id="1192" w:author="Abhishek Deep Nigam" w:date="2015-11-15T18:28:00Z">
        <w:r>
          <w:lastRenderedPageBreak/>
          <w:t>wolverine</w:t>
        </w:r>
      </w:ins>
    </w:p>
    <w:p w14:paraId="6FDF04D5" w14:textId="77777777" w:rsidR="00963F27" w:rsidRDefault="00963F27">
      <w:pPr>
        <w:spacing w:before="0" w:after="0" w:line="240" w:lineRule="auto"/>
        <w:rPr>
          <w:ins w:id="1193" w:author="Abhishek Deep Nigam" w:date="2015-11-15T18:28:00Z"/>
        </w:rPr>
        <w:pPrChange w:id="1194" w:author="Abhishek Deep Nigam" w:date="2015-11-15T18:29:00Z">
          <w:pPr/>
        </w:pPrChange>
      </w:pPr>
      <w:ins w:id="1195" w:author="Abhishek Deep Nigam" w:date="2015-11-15T18:28:00Z">
        <w:r>
          <w:t>shipping</w:t>
        </w:r>
      </w:ins>
    </w:p>
    <w:p w14:paraId="59C94F52" w14:textId="77777777" w:rsidR="00963F27" w:rsidRDefault="00963F27">
      <w:pPr>
        <w:spacing w:before="0" w:after="0" w:line="240" w:lineRule="auto"/>
        <w:rPr>
          <w:ins w:id="1196" w:author="Abhishek Deep Nigam" w:date="2015-11-15T18:28:00Z"/>
        </w:rPr>
        <w:pPrChange w:id="1197" w:author="Abhishek Deep Nigam" w:date="2015-11-15T18:29:00Z">
          <w:pPr/>
        </w:pPrChange>
      </w:pPr>
      <w:ins w:id="1198" w:author="Abhishek Deep Nigam" w:date="2015-11-15T18:28:00Z">
        <w:r>
          <w:t>cover</w:t>
        </w:r>
      </w:ins>
    </w:p>
    <w:p w14:paraId="1AF4E504" w14:textId="77777777" w:rsidR="00963F27" w:rsidRDefault="00963F27">
      <w:pPr>
        <w:spacing w:before="0" w:after="0" w:line="240" w:lineRule="auto"/>
        <w:rPr>
          <w:ins w:id="1199" w:author="Abhishek Deep Nigam" w:date="2015-11-15T18:28:00Z"/>
        </w:rPr>
        <w:pPrChange w:id="1200" w:author="Abhishek Deep Nigam" w:date="2015-11-15T18:29:00Z">
          <w:pPr/>
        </w:pPrChange>
      </w:pPr>
      <w:ins w:id="1201" w:author="Abhishek Deep Nigam" w:date="2015-11-15T18:28:00Z">
        <w:r>
          <w:t>price</w:t>
        </w:r>
      </w:ins>
    </w:p>
    <w:p w14:paraId="40029754" w14:textId="77777777" w:rsidR="00963F27" w:rsidRDefault="00963F27">
      <w:pPr>
        <w:spacing w:before="0" w:after="0" w:line="240" w:lineRule="auto"/>
        <w:rPr>
          <w:ins w:id="1202" w:author="Abhishek Deep Nigam" w:date="2015-11-15T18:28:00Z"/>
        </w:rPr>
        <w:pPrChange w:id="1203" w:author="Abhishek Deep Nigam" w:date="2015-11-15T18:29:00Z">
          <w:pPr/>
        </w:pPrChange>
      </w:pPr>
      <w:ins w:id="1204" w:author="Abhishek Deep Nigam" w:date="2015-11-15T18:28:00Z">
        <w:r>
          <w:t>one</w:t>
        </w:r>
      </w:ins>
    </w:p>
    <w:p w14:paraId="3E74594B" w14:textId="77777777" w:rsidR="00963F27" w:rsidRDefault="00963F27">
      <w:pPr>
        <w:spacing w:before="0" w:after="0" w:line="240" w:lineRule="auto"/>
        <w:rPr>
          <w:ins w:id="1205" w:author="Abhishek Deep Nigam" w:date="2015-11-15T18:28:00Z"/>
        </w:rPr>
        <w:pPrChange w:id="1206" w:author="Abhishek Deep Nigam" w:date="2015-11-15T18:29:00Z">
          <w:pPr/>
        </w:pPrChange>
      </w:pPr>
      <w:ins w:id="1207" w:author="Abhishek Deep Nigam" w:date="2015-11-15T18:28:00Z">
        <w:r>
          <w:t>list</w:t>
        </w:r>
      </w:ins>
    </w:p>
    <w:p w14:paraId="10925BAE" w14:textId="77777777" w:rsidR="00963F27" w:rsidRDefault="00963F27">
      <w:pPr>
        <w:spacing w:before="0" w:after="0" w:line="240" w:lineRule="auto"/>
        <w:rPr>
          <w:ins w:id="1208" w:author="Abhishek Deep Nigam" w:date="2015-11-15T18:28:00Z"/>
        </w:rPr>
        <w:pPrChange w:id="1209" w:author="Abhishek Deep Nigam" w:date="2015-11-15T18:29:00Z">
          <w:pPr/>
        </w:pPrChange>
      </w:pPr>
      <w:ins w:id="1210" w:author="Abhishek Deep Nigam" w:date="2015-11-15T18:28:00Z">
        <w:r>
          <w:t>comics</w:t>
        </w:r>
      </w:ins>
    </w:p>
    <w:p w14:paraId="59D3D5FC" w14:textId="77777777" w:rsidR="00963F27" w:rsidRDefault="00963F27">
      <w:pPr>
        <w:spacing w:before="0" w:after="0" w:line="240" w:lineRule="auto"/>
        <w:rPr>
          <w:ins w:id="1211" w:author="Abhishek Deep Nigam" w:date="2015-11-15T18:28:00Z"/>
        </w:rPr>
        <w:pPrChange w:id="1212" w:author="Abhishek Deep Nigam" w:date="2015-11-15T18:29:00Z">
          <w:pPr/>
        </w:pPrChange>
      </w:pPr>
      <w:ins w:id="1213" w:author="Abhishek Deep Nigam" w:date="2015-11-15T18:28:00Z">
        <w:r>
          <w:lastRenderedPageBreak/>
          <w:t>drive</w:t>
        </w:r>
      </w:ins>
    </w:p>
    <w:p w14:paraId="2EC51218" w14:textId="77777777" w:rsidR="00963F27" w:rsidRDefault="00963F27">
      <w:pPr>
        <w:spacing w:before="0" w:after="0" w:line="240" w:lineRule="auto"/>
        <w:rPr>
          <w:ins w:id="1214" w:author="Abhishek Deep Nigam" w:date="2015-11-15T18:28:00Z"/>
        </w:rPr>
        <w:pPrChange w:id="1215" w:author="Abhishek Deep Nigam" w:date="2015-11-15T18:29:00Z">
          <w:pPr/>
        </w:pPrChange>
      </w:pPr>
      <w:ins w:id="1216" w:author="Abhishek Deep Nigam" w:date="2015-11-15T18:28:00Z">
        <w:r>
          <w:t>nt</w:t>
        </w:r>
      </w:ins>
    </w:p>
    <w:p w14:paraId="5953EB9F" w14:textId="77777777" w:rsidR="00963F27" w:rsidRDefault="00963F27">
      <w:pPr>
        <w:spacing w:before="0" w:after="0" w:line="240" w:lineRule="auto"/>
        <w:rPr>
          <w:ins w:id="1217" w:author="Abhishek Deep Nigam" w:date="2015-11-15T18:28:00Z"/>
        </w:rPr>
        <w:pPrChange w:id="1218" w:author="Abhishek Deep Nigam" w:date="2015-11-15T18:29:00Z">
          <w:pPr/>
        </w:pPrChange>
      </w:pPr>
      <w:ins w:id="1219" w:author="Abhishek Deep Nigam" w:date="2015-11-15T18:28:00Z">
        <w:r>
          <w:t>hulk</w:t>
        </w:r>
      </w:ins>
    </w:p>
    <w:p w14:paraId="038328DA" w14:textId="77777777" w:rsidR="00963F27" w:rsidRDefault="00963F27">
      <w:pPr>
        <w:spacing w:before="0" w:after="0" w:line="240" w:lineRule="auto"/>
        <w:rPr>
          <w:ins w:id="1220" w:author="Abhishek Deep Nigam" w:date="2015-11-15T18:28:00Z"/>
        </w:rPr>
        <w:pPrChange w:id="1221" w:author="Abhishek Deep Nigam" w:date="2015-11-15T18:29:00Z">
          <w:pPr/>
        </w:pPrChange>
      </w:pPr>
      <w:ins w:id="1222" w:author="Abhishek Deep Nigam" w:date="2015-11-15T18:28:00Z">
        <w:r>
          <w:t>good</w:t>
        </w:r>
      </w:ins>
    </w:p>
    <w:p w14:paraId="59C2F0DC" w14:textId="77777777" w:rsidR="00963F27" w:rsidRDefault="00963F27">
      <w:pPr>
        <w:spacing w:before="0" w:after="0" w:line="240" w:lineRule="auto"/>
        <w:rPr>
          <w:ins w:id="1223" w:author="Abhishek Deep Nigam" w:date="2015-11-15T18:28:00Z"/>
        </w:rPr>
        <w:pPrChange w:id="1224" w:author="Abhishek Deep Nigam" w:date="2015-11-15T18:29:00Z">
          <w:pPr/>
        </w:pPrChange>
      </w:pPr>
      <w:ins w:id="1225" w:author="Abhishek Deep Nigam" w:date="2015-11-15T18:28:00Z">
        <w:r>
          <w:t>vs</w:t>
        </w:r>
      </w:ins>
    </w:p>
    <w:p w14:paraId="269F1492" w14:textId="77777777" w:rsidR="00963F27" w:rsidRDefault="00963F27">
      <w:pPr>
        <w:spacing w:before="0" w:after="0" w:line="240" w:lineRule="auto"/>
        <w:rPr>
          <w:ins w:id="1226" w:author="Abhishek Deep Nigam" w:date="2015-11-15T18:28:00Z"/>
        </w:rPr>
        <w:pPrChange w:id="1227" w:author="Abhishek Deep Nigam" w:date="2015-11-15T18:29:00Z">
          <w:pPr/>
        </w:pPrChange>
      </w:pPr>
      <w:ins w:id="1228" w:author="Abhishek Deep Nigam" w:date="2015-11-15T18:28:00Z">
        <w:r>
          <w:t>system</w:t>
        </w:r>
      </w:ins>
    </w:p>
    <w:p w14:paraId="230BA031" w14:textId="77777777" w:rsidR="00781DF1" w:rsidRDefault="00781DF1" w:rsidP="00963F27">
      <w:pPr>
        <w:spacing w:before="0" w:after="0" w:line="240" w:lineRule="auto"/>
        <w:rPr>
          <w:ins w:id="122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230" w:author="Abhishek Deep Nigam" w:date="2015-11-15T18:43:00Z">
            <w:sectPr w:rsidR="00781DF1" w:rsidSect="00781DF1">
              <w:pgMar w:top="1901" w:right="1008" w:bottom="1440" w:left="1008" w:header="720" w:footer="432" w:gutter="0"/>
              <w:cols w:num="1"/>
            </w:sectPr>
          </w:sectPrChange>
        </w:sectPr>
      </w:pPr>
    </w:p>
    <w:p w14:paraId="3FE4E70D" w14:textId="2C10FECC" w:rsidR="00963F27" w:rsidRDefault="00963F27">
      <w:pPr>
        <w:spacing w:before="0" w:after="0" w:line="240" w:lineRule="auto"/>
        <w:rPr>
          <w:ins w:id="1231" w:author="Abhishek Deep Nigam" w:date="2015-11-15T18:28:00Z"/>
        </w:rPr>
        <w:pPrChange w:id="1232" w:author="Abhishek Deep Nigam" w:date="2015-11-15T18:29:00Z">
          <w:pPr/>
        </w:pPrChange>
      </w:pPr>
    </w:p>
    <w:p w14:paraId="4B80B889" w14:textId="77777777" w:rsidR="00963F27" w:rsidRDefault="00963F27">
      <w:pPr>
        <w:spacing w:before="0" w:after="0" w:line="240" w:lineRule="auto"/>
        <w:rPr>
          <w:ins w:id="1233" w:author="Abhishek Deep Nigam" w:date="2015-11-15T18:28:00Z"/>
        </w:rPr>
        <w:pPrChange w:id="1234" w:author="Abhishek Deep Nigam" w:date="2015-11-15T18:29:00Z">
          <w:pPr/>
        </w:pPrChange>
      </w:pPr>
    </w:p>
    <w:p w14:paraId="24343F4E" w14:textId="77777777" w:rsidR="00963F27" w:rsidRDefault="00963F27">
      <w:pPr>
        <w:pStyle w:val="Heading7"/>
        <w:rPr>
          <w:ins w:id="1235" w:author="Abhishek Deep Nigam" w:date="2015-11-15T18:28:00Z"/>
        </w:rPr>
        <w:pPrChange w:id="1236" w:author="Abhishek Deep Nigam" w:date="2015-11-15T18:31:00Z">
          <w:pPr/>
        </w:pPrChange>
      </w:pPr>
      <w:ins w:id="1237" w:author="Abhishek Deep Nigam" w:date="2015-11-15T18:28:00Z">
        <w:r>
          <w:t>Top 20 Words for rec.sport.hockey</w:t>
        </w:r>
      </w:ins>
    </w:p>
    <w:p w14:paraId="6880A394" w14:textId="77777777" w:rsidR="00781DF1" w:rsidRDefault="00781DF1" w:rsidP="00963F27">
      <w:pPr>
        <w:spacing w:before="0" w:after="0" w:line="240" w:lineRule="auto"/>
        <w:rPr>
          <w:ins w:id="1238"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036D5D85" w14:textId="100D479A" w:rsidR="00963F27" w:rsidRDefault="00963F27">
      <w:pPr>
        <w:spacing w:before="0" w:after="0" w:line="240" w:lineRule="auto"/>
        <w:rPr>
          <w:ins w:id="1239" w:author="Abhishek Deep Nigam" w:date="2015-11-15T18:28:00Z"/>
        </w:rPr>
        <w:pPrChange w:id="1240" w:author="Abhishek Deep Nigam" w:date="2015-11-15T18:29:00Z">
          <w:pPr/>
        </w:pPrChange>
      </w:pPr>
      <w:ins w:id="1241" w:author="Abhishek Deep Nigam" w:date="2015-11-15T18:28:00Z">
        <w:r>
          <w:lastRenderedPageBreak/>
          <w:t>nt</w:t>
        </w:r>
      </w:ins>
    </w:p>
    <w:p w14:paraId="15A9640D" w14:textId="77777777" w:rsidR="00963F27" w:rsidRDefault="00963F27">
      <w:pPr>
        <w:spacing w:before="0" w:after="0" w:line="240" w:lineRule="auto"/>
        <w:rPr>
          <w:ins w:id="1242" w:author="Abhishek Deep Nigam" w:date="2015-11-15T18:28:00Z"/>
        </w:rPr>
        <w:pPrChange w:id="1243" w:author="Abhishek Deep Nigam" w:date="2015-11-15T18:29:00Z">
          <w:pPr/>
        </w:pPrChange>
      </w:pPr>
      <w:ins w:id="1244" w:author="Abhishek Deep Nigam" w:date="2015-11-15T18:28:00Z">
        <w:r>
          <w:t>game</w:t>
        </w:r>
      </w:ins>
    </w:p>
    <w:p w14:paraId="1E700B0F" w14:textId="77777777" w:rsidR="00963F27" w:rsidRDefault="00963F27">
      <w:pPr>
        <w:spacing w:before="0" w:after="0" w:line="240" w:lineRule="auto"/>
        <w:rPr>
          <w:ins w:id="1245" w:author="Abhishek Deep Nigam" w:date="2015-11-15T18:28:00Z"/>
        </w:rPr>
        <w:pPrChange w:id="1246" w:author="Abhishek Deep Nigam" w:date="2015-11-15T18:29:00Z">
          <w:pPr/>
        </w:pPrChange>
      </w:pPr>
      <w:ins w:id="1247" w:author="Abhishek Deep Nigam" w:date="2015-11-15T18:28:00Z">
        <w:r>
          <w:t>team</w:t>
        </w:r>
      </w:ins>
    </w:p>
    <w:p w14:paraId="4B650B1A" w14:textId="77777777" w:rsidR="00963F27" w:rsidRDefault="00963F27">
      <w:pPr>
        <w:spacing w:before="0" w:after="0" w:line="240" w:lineRule="auto"/>
        <w:rPr>
          <w:ins w:id="1248" w:author="Abhishek Deep Nigam" w:date="2015-11-15T18:28:00Z"/>
        </w:rPr>
        <w:pPrChange w:id="1249" w:author="Abhishek Deep Nigam" w:date="2015-11-15T18:29:00Z">
          <w:pPr/>
        </w:pPrChange>
      </w:pPr>
      <w:ins w:id="1250" w:author="Abhishek Deep Nigam" w:date="2015-11-15T18:28:00Z">
        <w:r>
          <w:t>hockey</w:t>
        </w:r>
      </w:ins>
    </w:p>
    <w:p w14:paraId="7E67B750" w14:textId="77777777" w:rsidR="00963F27" w:rsidRDefault="00963F27">
      <w:pPr>
        <w:spacing w:before="0" w:after="0" w:line="240" w:lineRule="auto"/>
        <w:rPr>
          <w:ins w:id="1251" w:author="Abhishek Deep Nigam" w:date="2015-11-15T18:28:00Z"/>
        </w:rPr>
        <w:pPrChange w:id="1252" w:author="Abhishek Deep Nigam" w:date="2015-11-15T18:29:00Z">
          <w:pPr/>
        </w:pPrChange>
      </w:pPr>
      <w:ins w:id="1253" w:author="Abhishek Deep Nigam" w:date="2015-11-15T18:28:00Z">
        <w:r>
          <w:t>would</w:t>
        </w:r>
      </w:ins>
    </w:p>
    <w:p w14:paraId="6BF07437" w14:textId="77777777" w:rsidR="00963F27" w:rsidRDefault="00963F27">
      <w:pPr>
        <w:spacing w:before="0" w:after="0" w:line="240" w:lineRule="auto"/>
        <w:rPr>
          <w:ins w:id="1254" w:author="Abhishek Deep Nigam" w:date="2015-11-15T18:28:00Z"/>
        </w:rPr>
        <w:pPrChange w:id="1255" w:author="Abhishek Deep Nigam" w:date="2015-11-15T18:29:00Z">
          <w:pPr/>
        </w:pPrChange>
      </w:pPr>
      <w:ins w:id="1256" w:author="Abhishek Deep Nigam" w:date="2015-11-15T18:28:00Z">
        <w:r>
          <w:t>play</w:t>
        </w:r>
      </w:ins>
    </w:p>
    <w:p w14:paraId="02A76170" w14:textId="77777777" w:rsidR="00963F27" w:rsidRDefault="00963F27">
      <w:pPr>
        <w:spacing w:before="0" w:after="0" w:line="240" w:lineRule="auto"/>
        <w:rPr>
          <w:ins w:id="1257" w:author="Abhishek Deep Nigam" w:date="2015-11-15T18:28:00Z"/>
        </w:rPr>
        <w:pPrChange w:id="1258" w:author="Abhishek Deep Nigam" w:date="2015-11-15T18:29:00Z">
          <w:pPr/>
        </w:pPrChange>
      </w:pPr>
      <w:ins w:id="1259" w:author="Abhishek Deep Nigam" w:date="2015-11-15T18:28:00Z">
        <w:r>
          <w:t>subject</w:t>
        </w:r>
      </w:ins>
    </w:p>
    <w:p w14:paraId="6A51B81D" w14:textId="77777777" w:rsidR="00963F27" w:rsidRDefault="00963F27">
      <w:pPr>
        <w:spacing w:before="0" w:after="0" w:line="240" w:lineRule="auto"/>
        <w:rPr>
          <w:ins w:id="1260" w:author="Abhishek Deep Nigam" w:date="2015-11-15T18:28:00Z"/>
        </w:rPr>
        <w:pPrChange w:id="1261" w:author="Abhishek Deep Nigam" w:date="2015-11-15T18:29:00Z">
          <w:pPr/>
        </w:pPrChange>
      </w:pPr>
      <w:ins w:id="1262" w:author="Abhishek Deep Nigam" w:date="2015-11-15T18:28:00Z">
        <w:r>
          <w:lastRenderedPageBreak/>
          <w:t>period</w:t>
        </w:r>
      </w:ins>
    </w:p>
    <w:p w14:paraId="5C1113BE" w14:textId="77777777" w:rsidR="00963F27" w:rsidRDefault="00963F27">
      <w:pPr>
        <w:spacing w:before="0" w:after="0" w:line="240" w:lineRule="auto"/>
        <w:rPr>
          <w:ins w:id="1263" w:author="Abhishek Deep Nigam" w:date="2015-11-15T18:28:00Z"/>
        </w:rPr>
        <w:pPrChange w:id="1264" w:author="Abhishek Deep Nigam" w:date="2015-11-15T18:29:00Z">
          <w:pPr/>
        </w:pPrChange>
      </w:pPr>
      <w:ins w:id="1265" w:author="Abhishek Deep Nigam" w:date="2015-11-15T18:28:00Z">
        <w:r>
          <w:t>season</w:t>
        </w:r>
      </w:ins>
    </w:p>
    <w:p w14:paraId="162F3D63" w14:textId="77777777" w:rsidR="00963F27" w:rsidRDefault="00963F27">
      <w:pPr>
        <w:spacing w:before="0" w:after="0" w:line="240" w:lineRule="auto"/>
        <w:rPr>
          <w:ins w:id="1266" w:author="Abhishek Deep Nigam" w:date="2015-11-15T18:28:00Z"/>
        </w:rPr>
        <w:pPrChange w:id="1267" w:author="Abhishek Deep Nigam" w:date="2015-11-15T18:29:00Z">
          <w:pPr/>
        </w:pPrChange>
      </w:pPr>
      <w:ins w:id="1268" w:author="Abhishek Deep Nigam" w:date="2015-11-15T18:28:00Z">
        <w:r>
          <w:t>nhl</w:t>
        </w:r>
      </w:ins>
    </w:p>
    <w:p w14:paraId="2D52BEE1" w14:textId="77777777" w:rsidR="00963F27" w:rsidRDefault="00963F27">
      <w:pPr>
        <w:spacing w:before="0" w:after="0" w:line="240" w:lineRule="auto"/>
        <w:rPr>
          <w:ins w:id="1269" w:author="Abhishek Deep Nigam" w:date="2015-11-15T18:28:00Z"/>
        </w:rPr>
        <w:pPrChange w:id="1270" w:author="Abhishek Deep Nigam" w:date="2015-11-15T18:29:00Z">
          <w:pPr/>
        </w:pPrChange>
      </w:pPr>
      <w:ins w:id="1271" w:author="Abhishek Deep Nigam" w:date="2015-11-15T18:28:00Z">
        <w:r>
          <w:t>games</w:t>
        </w:r>
      </w:ins>
    </w:p>
    <w:p w14:paraId="5A719541" w14:textId="77777777" w:rsidR="00963F27" w:rsidRDefault="00963F27">
      <w:pPr>
        <w:spacing w:before="0" w:after="0" w:line="240" w:lineRule="auto"/>
        <w:rPr>
          <w:ins w:id="1272" w:author="Abhishek Deep Nigam" w:date="2015-11-15T18:28:00Z"/>
        </w:rPr>
        <w:pPrChange w:id="1273" w:author="Abhishek Deep Nigam" w:date="2015-11-15T18:29:00Z">
          <w:pPr/>
        </w:pPrChange>
      </w:pPr>
      <w:ins w:id="1274" w:author="Abhishek Deep Nigam" w:date="2015-11-15T18:28:00Z">
        <w:r>
          <w:t>one</w:t>
        </w:r>
      </w:ins>
    </w:p>
    <w:p w14:paraId="5277BE72" w14:textId="77777777" w:rsidR="00963F27" w:rsidRDefault="00963F27">
      <w:pPr>
        <w:spacing w:before="0" w:after="0" w:line="240" w:lineRule="auto"/>
        <w:rPr>
          <w:ins w:id="1275" w:author="Abhishek Deep Nigam" w:date="2015-11-15T18:28:00Z"/>
        </w:rPr>
        <w:pPrChange w:id="1276" w:author="Abhishek Deep Nigam" w:date="2015-11-15T18:29:00Z">
          <w:pPr/>
        </w:pPrChange>
      </w:pPr>
      <w:ins w:id="1277" w:author="Abhishek Deep Nigam" w:date="2015-11-15T18:28:00Z">
        <w:r>
          <w:t>first</w:t>
        </w:r>
      </w:ins>
    </w:p>
    <w:p w14:paraId="56D20177" w14:textId="77777777" w:rsidR="00963F27" w:rsidRDefault="00963F27">
      <w:pPr>
        <w:spacing w:before="0" w:after="0" w:line="240" w:lineRule="auto"/>
        <w:rPr>
          <w:ins w:id="1278" w:author="Abhishek Deep Nigam" w:date="2015-11-15T18:28:00Z"/>
        </w:rPr>
        <w:pPrChange w:id="1279" w:author="Abhishek Deep Nigam" w:date="2015-11-15T18:29:00Z">
          <w:pPr/>
        </w:pPrChange>
      </w:pPr>
      <w:ins w:id="1280" w:author="Abhishek Deep Nigam" w:date="2015-11-15T18:28:00Z">
        <w:r>
          <w:t>year</w:t>
        </w:r>
      </w:ins>
    </w:p>
    <w:p w14:paraId="518F1B34" w14:textId="77777777" w:rsidR="00963F27" w:rsidRDefault="00963F27">
      <w:pPr>
        <w:spacing w:before="0" w:after="0" w:line="240" w:lineRule="auto"/>
        <w:rPr>
          <w:ins w:id="1281" w:author="Abhishek Deep Nigam" w:date="2015-11-15T18:28:00Z"/>
        </w:rPr>
        <w:pPrChange w:id="1282" w:author="Abhishek Deep Nigam" w:date="2015-11-15T18:29:00Z">
          <w:pPr/>
        </w:pPrChange>
      </w:pPr>
      <w:ins w:id="1283" w:author="Abhishek Deep Nigam" w:date="2015-11-15T18:28:00Z">
        <w:r>
          <w:lastRenderedPageBreak/>
          <w:t>think</w:t>
        </w:r>
      </w:ins>
    </w:p>
    <w:p w14:paraId="7A138615" w14:textId="77777777" w:rsidR="00963F27" w:rsidRDefault="00963F27">
      <w:pPr>
        <w:spacing w:before="0" w:after="0" w:line="240" w:lineRule="auto"/>
        <w:rPr>
          <w:ins w:id="1284" w:author="Abhishek Deep Nigam" w:date="2015-11-15T18:28:00Z"/>
        </w:rPr>
        <w:pPrChange w:id="1285" w:author="Abhishek Deep Nigam" w:date="2015-11-15T18:29:00Z">
          <w:pPr/>
        </w:pPrChange>
      </w:pPr>
      <w:ins w:id="1286" w:author="Abhishek Deep Nigam" w:date="2015-11-15T18:28:00Z">
        <w:r>
          <w:t>players</w:t>
        </w:r>
      </w:ins>
    </w:p>
    <w:p w14:paraId="5A0BDEEB" w14:textId="77777777" w:rsidR="00963F27" w:rsidRDefault="00963F27">
      <w:pPr>
        <w:spacing w:before="0" w:after="0" w:line="240" w:lineRule="auto"/>
        <w:rPr>
          <w:ins w:id="1287" w:author="Abhishek Deep Nigam" w:date="2015-11-15T18:28:00Z"/>
        </w:rPr>
        <w:pPrChange w:id="1288" w:author="Abhishek Deep Nigam" w:date="2015-11-15T18:29:00Z">
          <w:pPr/>
        </w:pPrChange>
      </w:pPr>
      <w:ins w:id="1289" w:author="Abhishek Deep Nigam" w:date="2015-11-15T18:28:00Z">
        <w:r>
          <w:t>get</w:t>
        </w:r>
      </w:ins>
    </w:p>
    <w:p w14:paraId="1473D0FD" w14:textId="77777777" w:rsidR="00963F27" w:rsidRDefault="00963F27">
      <w:pPr>
        <w:spacing w:before="0" w:after="0" w:line="240" w:lineRule="auto"/>
        <w:rPr>
          <w:ins w:id="1290" w:author="Abhishek Deep Nigam" w:date="2015-11-15T18:28:00Z"/>
        </w:rPr>
        <w:pPrChange w:id="1291" w:author="Abhishek Deep Nigam" w:date="2015-11-15T18:29:00Z">
          <w:pPr/>
        </w:pPrChange>
      </w:pPr>
      <w:ins w:id="1292" w:author="Abhishek Deep Nigam" w:date="2015-11-15T18:28:00Z">
        <w:r>
          <w:t>la</w:t>
        </w:r>
      </w:ins>
    </w:p>
    <w:p w14:paraId="3A2537CD" w14:textId="77777777" w:rsidR="00963F27" w:rsidRDefault="00963F27">
      <w:pPr>
        <w:spacing w:before="0" w:after="0" w:line="240" w:lineRule="auto"/>
        <w:rPr>
          <w:ins w:id="1293" w:author="Abhishek Deep Nigam" w:date="2015-11-15T18:28:00Z"/>
        </w:rPr>
        <w:pPrChange w:id="1294" w:author="Abhishek Deep Nigam" w:date="2015-11-15T18:29:00Z">
          <w:pPr/>
        </w:pPrChange>
      </w:pPr>
      <w:ins w:id="1295" w:author="Abhishek Deep Nigam" w:date="2015-11-15T18:28:00Z">
        <w:r>
          <w:t>edu</w:t>
        </w:r>
      </w:ins>
    </w:p>
    <w:p w14:paraId="40DA8EA9" w14:textId="77777777" w:rsidR="00963F27" w:rsidRDefault="00963F27">
      <w:pPr>
        <w:spacing w:before="0" w:after="0" w:line="240" w:lineRule="auto"/>
        <w:rPr>
          <w:ins w:id="1296" w:author="Abhishek Deep Nigam" w:date="2015-11-15T18:28:00Z"/>
        </w:rPr>
        <w:pPrChange w:id="1297" w:author="Abhishek Deep Nigam" w:date="2015-11-15T18:29:00Z">
          <w:pPr/>
        </w:pPrChange>
      </w:pPr>
      <w:ins w:id="1298" w:author="Abhishek Deep Nigam" w:date="2015-11-15T18:28:00Z">
        <w:r>
          <w:t>like</w:t>
        </w:r>
      </w:ins>
    </w:p>
    <w:p w14:paraId="4E71F8A2" w14:textId="77777777" w:rsidR="00781DF1" w:rsidRDefault="00781DF1" w:rsidP="00963F27">
      <w:pPr>
        <w:spacing w:before="0" w:after="0" w:line="240" w:lineRule="auto"/>
        <w:rPr>
          <w:ins w:id="129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300" w:author="Abhishek Deep Nigam" w:date="2015-11-15T18:43:00Z">
            <w:sectPr w:rsidR="00781DF1" w:rsidSect="00781DF1">
              <w:pgMar w:top="1901" w:right="1008" w:bottom="1440" w:left="1008" w:header="720" w:footer="432" w:gutter="0"/>
              <w:cols w:num="1"/>
            </w:sectPr>
          </w:sectPrChange>
        </w:sectPr>
      </w:pPr>
    </w:p>
    <w:p w14:paraId="1B9FC569" w14:textId="2A104D4B" w:rsidR="00963F27" w:rsidRDefault="00963F27">
      <w:pPr>
        <w:spacing w:before="0" w:after="0" w:line="240" w:lineRule="auto"/>
        <w:rPr>
          <w:ins w:id="1301" w:author="Abhishek Deep Nigam" w:date="2015-11-15T18:28:00Z"/>
        </w:rPr>
        <w:pPrChange w:id="1302" w:author="Abhishek Deep Nigam" w:date="2015-11-15T18:29:00Z">
          <w:pPr/>
        </w:pPrChange>
      </w:pPr>
    </w:p>
    <w:p w14:paraId="5B6502B8" w14:textId="77777777" w:rsidR="00963F27" w:rsidRDefault="00963F27">
      <w:pPr>
        <w:spacing w:before="0" w:after="0" w:line="240" w:lineRule="auto"/>
        <w:rPr>
          <w:ins w:id="1303" w:author="Abhishek Deep Nigam" w:date="2015-11-15T18:28:00Z"/>
        </w:rPr>
        <w:pPrChange w:id="1304" w:author="Abhishek Deep Nigam" w:date="2015-11-15T18:29:00Z">
          <w:pPr/>
        </w:pPrChange>
      </w:pPr>
    </w:p>
    <w:p w14:paraId="4D2621D0" w14:textId="77777777" w:rsidR="00963F27" w:rsidRDefault="00963F27">
      <w:pPr>
        <w:pStyle w:val="Heading7"/>
        <w:rPr>
          <w:ins w:id="1305" w:author="Abhishek Deep Nigam" w:date="2015-11-15T18:28:00Z"/>
        </w:rPr>
        <w:pPrChange w:id="1306" w:author="Abhishek Deep Nigam" w:date="2015-11-15T18:31:00Z">
          <w:pPr/>
        </w:pPrChange>
      </w:pPr>
      <w:ins w:id="1307" w:author="Abhishek Deep Nigam" w:date="2015-11-15T18:28:00Z">
        <w:r>
          <w:t>Top 20 Words for comp.graphics</w:t>
        </w:r>
      </w:ins>
    </w:p>
    <w:p w14:paraId="3D95F45F" w14:textId="77777777" w:rsidR="00781DF1" w:rsidRDefault="00781DF1" w:rsidP="00963F27">
      <w:pPr>
        <w:spacing w:before="0" w:after="0" w:line="240" w:lineRule="auto"/>
        <w:rPr>
          <w:ins w:id="1308"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AEC01A7" w14:textId="055C3626" w:rsidR="00963F27" w:rsidRDefault="00963F27">
      <w:pPr>
        <w:spacing w:before="0" w:after="0" w:line="240" w:lineRule="auto"/>
        <w:rPr>
          <w:ins w:id="1309" w:author="Abhishek Deep Nigam" w:date="2015-11-15T18:28:00Z"/>
        </w:rPr>
        <w:pPrChange w:id="1310" w:author="Abhishek Deep Nigam" w:date="2015-11-15T18:29:00Z">
          <w:pPr/>
        </w:pPrChange>
      </w:pPr>
      <w:ins w:id="1311" w:author="Abhishek Deep Nigam" w:date="2015-11-15T18:28:00Z">
        <w:r>
          <w:lastRenderedPageBreak/>
          <w:t>image</w:t>
        </w:r>
      </w:ins>
    </w:p>
    <w:p w14:paraId="5B083C62" w14:textId="77777777" w:rsidR="00963F27" w:rsidRDefault="00963F27">
      <w:pPr>
        <w:spacing w:before="0" w:after="0" w:line="240" w:lineRule="auto"/>
        <w:rPr>
          <w:ins w:id="1312" w:author="Abhishek Deep Nigam" w:date="2015-11-15T18:28:00Z"/>
        </w:rPr>
        <w:pPrChange w:id="1313" w:author="Abhishek Deep Nigam" w:date="2015-11-15T18:29:00Z">
          <w:pPr/>
        </w:pPrChange>
      </w:pPr>
      <w:ins w:id="1314" w:author="Abhishek Deep Nigam" w:date="2015-11-15T18:28:00Z">
        <w:r>
          <w:t>jpeg</w:t>
        </w:r>
      </w:ins>
    </w:p>
    <w:p w14:paraId="660157D6" w14:textId="77777777" w:rsidR="00963F27" w:rsidRDefault="00963F27">
      <w:pPr>
        <w:spacing w:before="0" w:after="0" w:line="240" w:lineRule="auto"/>
        <w:rPr>
          <w:ins w:id="1315" w:author="Abhishek Deep Nigam" w:date="2015-11-15T18:28:00Z"/>
        </w:rPr>
        <w:pPrChange w:id="1316" w:author="Abhishek Deep Nigam" w:date="2015-11-15T18:29:00Z">
          <w:pPr/>
        </w:pPrChange>
      </w:pPr>
      <w:ins w:id="1317" w:author="Abhishek Deep Nigam" w:date="2015-11-15T18:28:00Z">
        <w:r>
          <w:t>edu</w:t>
        </w:r>
      </w:ins>
    </w:p>
    <w:p w14:paraId="5C939D95" w14:textId="77777777" w:rsidR="00963F27" w:rsidRDefault="00963F27">
      <w:pPr>
        <w:spacing w:before="0" w:after="0" w:line="240" w:lineRule="auto"/>
        <w:rPr>
          <w:ins w:id="1318" w:author="Abhishek Deep Nigam" w:date="2015-11-15T18:28:00Z"/>
        </w:rPr>
        <w:pPrChange w:id="1319" w:author="Abhishek Deep Nigam" w:date="2015-11-15T18:29:00Z">
          <w:pPr/>
        </w:pPrChange>
      </w:pPr>
      <w:ins w:id="1320" w:author="Abhishek Deep Nigam" w:date="2015-11-15T18:28:00Z">
        <w:r>
          <w:t>nt</w:t>
        </w:r>
      </w:ins>
    </w:p>
    <w:p w14:paraId="26114C1A" w14:textId="77777777" w:rsidR="00963F27" w:rsidRDefault="00963F27">
      <w:pPr>
        <w:spacing w:before="0" w:after="0" w:line="240" w:lineRule="auto"/>
        <w:rPr>
          <w:ins w:id="1321" w:author="Abhishek Deep Nigam" w:date="2015-11-15T18:28:00Z"/>
        </w:rPr>
        <w:pPrChange w:id="1322" w:author="Abhishek Deep Nigam" w:date="2015-11-15T18:29:00Z">
          <w:pPr/>
        </w:pPrChange>
      </w:pPr>
      <w:ins w:id="1323" w:author="Abhishek Deep Nigam" w:date="2015-11-15T18:28:00Z">
        <w:r>
          <w:t>file</w:t>
        </w:r>
      </w:ins>
    </w:p>
    <w:p w14:paraId="00A1354D" w14:textId="77777777" w:rsidR="00963F27" w:rsidRDefault="00963F27">
      <w:pPr>
        <w:spacing w:before="0" w:after="0" w:line="240" w:lineRule="auto"/>
        <w:rPr>
          <w:ins w:id="1324" w:author="Abhishek Deep Nigam" w:date="2015-11-15T18:28:00Z"/>
        </w:rPr>
        <w:pPrChange w:id="1325" w:author="Abhishek Deep Nigam" w:date="2015-11-15T18:29:00Z">
          <w:pPr/>
        </w:pPrChange>
      </w:pPr>
      <w:ins w:id="1326" w:author="Abhishek Deep Nigam" w:date="2015-11-15T18:28:00Z">
        <w:r>
          <w:t>images</w:t>
        </w:r>
      </w:ins>
    </w:p>
    <w:p w14:paraId="438672C2" w14:textId="77777777" w:rsidR="00963F27" w:rsidRDefault="00963F27">
      <w:pPr>
        <w:spacing w:before="0" w:after="0" w:line="240" w:lineRule="auto"/>
        <w:rPr>
          <w:ins w:id="1327" w:author="Abhishek Deep Nigam" w:date="2015-11-15T18:28:00Z"/>
        </w:rPr>
        <w:pPrChange w:id="1328" w:author="Abhishek Deep Nigam" w:date="2015-11-15T18:29:00Z">
          <w:pPr/>
        </w:pPrChange>
      </w:pPr>
      <w:ins w:id="1329" w:author="Abhishek Deep Nigam" w:date="2015-11-15T18:28:00Z">
        <w:r>
          <w:t>data</w:t>
        </w:r>
      </w:ins>
    </w:p>
    <w:p w14:paraId="17ED67A1" w14:textId="77777777" w:rsidR="00963F27" w:rsidRDefault="00963F27">
      <w:pPr>
        <w:spacing w:before="0" w:after="0" w:line="240" w:lineRule="auto"/>
        <w:rPr>
          <w:ins w:id="1330" w:author="Abhishek Deep Nigam" w:date="2015-11-15T18:28:00Z"/>
        </w:rPr>
        <w:pPrChange w:id="1331" w:author="Abhishek Deep Nigam" w:date="2015-11-15T18:29:00Z">
          <w:pPr/>
        </w:pPrChange>
      </w:pPr>
      <w:ins w:id="1332" w:author="Abhishek Deep Nigam" w:date="2015-11-15T18:28:00Z">
        <w:r>
          <w:lastRenderedPageBreak/>
          <w:t>also</w:t>
        </w:r>
      </w:ins>
    </w:p>
    <w:p w14:paraId="09AD40B1" w14:textId="77777777" w:rsidR="00963F27" w:rsidRDefault="00963F27">
      <w:pPr>
        <w:spacing w:before="0" w:after="0" w:line="240" w:lineRule="auto"/>
        <w:rPr>
          <w:ins w:id="1333" w:author="Abhishek Deep Nigam" w:date="2015-11-15T18:28:00Z"/>
        </w:rPr>
        <w:pPrChange w:id="1334" w:author="Abhishek Deep Nigam" w:date="2015-11-15T18:29:00Z">
          <w:pPr/>
        </w:pPrChange>
      </w:pPr>
      <w:ins w:id="1335" w:author="Abhishek Deep Nigam" w:date="2015-11-15T18:28:00Z">
        <w:r>
          <w:t>graphics</w:t>
        </w:r>
      </w:ins>
    </w:p>
    <w:p w14:paraId="5697786D" w14:textId="77777777" w:rsidR="00963F27" w:rsidRDefault="00963F27">
      <w:pPr>
        <w:spacing w:before="0" w:after="0" w:line="240" w:lineRule="auto"/>
        <w:rPr>
          <w:ins w:id="1336" w:author="Abhishek Deep Nigam" w:date="2015-11-15T18:28:00Z"/>
        </w:rPr>
        <w:pPrChange w:id="1337" w:author="Abhishek Deep Nigam" w:date="2015-11-15T18:29:00Z">
          <w:pPr/>
        </w:pPrChange>
      </w:pPr>
      <w:ins w:id="1338" w:author="Abhishek Deep Nigam" w:date="2015-11-15T18:28:00Z">
        <w:r>
          <w:t>software</w:t>
        </w:r>
      </w:ins>
    </w:p>
    <w:p w14:paraId="0BF3DB4C" w14:textId="77777777" w:rsidR="00963F27" w:rsidRDefault="00963F27">
      <w:pPr>
        <w:spacing w:before="0" w:after="0" w:line="240" w:lineRule="auto"/>
        <w:rPr>
          <w:ins w:id="1339" w:author="Abhishek Deep Nigam" w:date="2015-11-15T18:28:00Z"/>
        </w:rPr>
        <w:pPrChange w:id="1340" w:author="Abhishek Deep Nigam" w:date="2015-11-15T18:29:00Z">
          <w:pPr/>
        </w:pPrChange>
      </w:pPr>
      <w:ins w:id="1341" w:author="Abhishek Deep Nigam" w:date="2015-11-15T18:28:00Z">
        <w:r>
          <w:t>available</w:t>
        </w:r>
      </w:ins>
    </w:p>
    <w:p w14:paraId="2530A317" w14:textId="77777777" w:rsidR="00963F27" w:rsidRDefault="00963F27">
      <w:pPr>
        <w:spacing w:before="0" w:after="0" w:line="240" w:lineRule="auto"/>
        <w:rPr>
          <w:ins w:id="1342" w:author="Abhishek Deep Nigam" w:date="2015-11-15T18:28:00Z"/>
        </w:rPr>
        <w:pPrChange w:id="1343" w:author="Abhishek Deep Nigam" w:date="2015-11-15T18:29:00Z">
          <w:pPr/>
        </w:pPrChange>
      </w:pPr>
      <w:ins w:id="1344" w:author="Abhishek Deep Nigam" w:date="2015-11-15T18:28:00Z">
        <w:r>
          <w:t>use</w:t>
        </w:r>
      </w:ins>
    </w:p>
    <w:p w14:paraId="55ED70D6" w14:textId="77777777" w:rsidR="00963F27" w:rsidRDefault="00963F27">
      <w:pPr>
        <w:spacing w:before="0" w:after="0" w:line="240" w:lineRule="auto"/>
        <w:rPr>
          <w:ins w:id="1345" w:author="Abhishek Deep Nigam" w:date="2015-11-15T18:28:00Z"/>
        </w:rPr>
        <w:pPrChange w:id="1346" w:author="Abhishek Deep Nigam" w:date="2015-11-15T18:29:00Z">
          <w:pPr/>
        </w:pPrChange>
      </w:pPr>
      <w:ins w:id="1347" w:author="Abhishek Deep Nigam" w:date="2015-11-15T18:28:00Z">
        <w:r>
          <w:t>one</w:t>
        </w:r>
      </w:ins>
    </w:p>
    <w:p w14:paraId="110EA686" w14:textId="77777777" w:rsidR="00963F27" w:rsidRDefault="00963F27">
      <w:pPr>
        <w:spacing w:before="0" w:after="0" w:line="240" w:lineRule="auto"/>
        <w:rPr>
          <w:ins w:id="1348" w:author="Abhishek Deep Nigam" w:date="2015-11-15T18:28:00Z"/>
        </w:rPr>
        <w:pPrChange w:id="1349" w:author="Abhishek Deep Nigam" w:date="2015-11-15T18:29:00Z">
          <w:pPr/>
        </w:pPrChange>
      </w:pPr>
      <w:ins w:id="1350" w:author="Abhishek Deep Nigam" w:date="2015-11-15T18:28:00Z">
        <w:r>
          <w:t>program</w:t>
        </w:r>
      </w:ins>
    </w:p>
    <w:p w14:paraId="7A1721EA" w14:textId="77777777" w:rsidR="00963F27" w:rsidRDefault="00963F27">
      <w:pPr>
        <w:spacing w:before="0" w:after="0" w:line="240" w:lineRule="auto"/>
        <w:rPr>
          <w:ins w:id="1351" w:author="Abhishek Deep Nigam" w:date="2015-11-15T18:28:00Z"/>
        </w:rPr>
        <w:pPrChange w:id="1352" w:author="Abhishek Deep Nigam" w:date="2015-11-15T18:29:00Z">
          <w:pPr/>
        </w:pPrChange>
      </w:pPr>
      <w:ins w:id="1353" w:author="Abhishek Deep Nigam" w:date="2015-11-15T18:28:00Z">
        <w:r>
          <w:lastRenderedPageBreak/>
          <w:t>files</w:t>
        </w:r>
      </w:ins>
    </w:p>
    <w:p w14:paraId="647D19E6" w14:textId="77777777" w:rsidR="00963F27" w:rsidRDefault="00963F27">
      <w:pPr>
        <w:spacing w:before="0" w:after="0" w:line="240" w:lineRule="auto"/>
        <w:rPr>
          <w:ins w:id="1354" w:author="Abhishek Deep Nigam" w:date="2015-11-15T18:28:00Z"/>
        </w:rPr>
        <w:pPrChange w:id="1355" w:author="Abhishek Deep Nigam" w:date="2015-11-15T18:29:00Z">
          <w:pPr/>
        </w:pPrChange>
      </w:pPr>
      <w:ins w:id="1356" w:author="Abhishek Deep Nigam" w:date="2015-11-15T18:28:00Z">
        <w:r>
          <w:t>format</w:t>
        </w:r>
      </w:ins>
    </w:p>
    <w:p w14:paraId="2E576B31" w14:textId="77777777" w:rsidR="00963F27" w:rsidRDefault="00963F27">
      <w:pPr>
        <w:spacing w:before="0" w:after="0" w:line="240" w:lineRule="auto"/>
        <w:rPr>
          <w:ins w:id="1357" w:author="Abhishek Deep Nigam" w:date="2015-11-15T18:28:00Z"/>
        </w:rPr>
        <w:pPrChange w:id="1358" w:author="Abhishek Deep Nigam" w:date="2015-11-15T18:29:00Z">
          <w:pPr/>
        </w:pPrChange>
      </w:pPr>
      <w:ins w:id="1359" w:author="Abhishek Deep Nigam" w:date="2015-11-15T18:28:00Z">
        <w:r>
          <w:t>get</w:t>
        </w:r>
      </w:ins>
    </w:p>
    <w:p w14:paraId="6AB7FA16" w14:textId="77777777" w:rsidR="00963F27" w:rsidRDefault="00963F27">
      <w:pPr>
        <w:spacing w:before="0" w:after="0" w:line="240" w:lineRule="auto"/>
        <w:rPr>
          <w:ins w:id="1360" w:author="Abhishek Deep Nigam" w:date="2015-11-15T18:28:00Z"/>
        </w:rPr>
        <w:pPrChange w:id="1361" w:author="Abhishek Deep Nigam" w:date="2015-11-15T18:29:00Z">
          <w:pPr/>
        </w:pPrChange>
      </w:pPr>
      <w:ins w:id="1362" w:author="Abhishek Deep Nigam" w:date="2015-11-15T18:28:00Z">
        <w:r>
          <w:t>version</w:t>
        </w:r>
      </w:ins>
    </w:p>
    <w:p w14:paraId="2F01FC2E" w14:textId="77777777" w:rsidR="00963F27" w:rsidRDefault="00963F27">
      <w:pPr>
        <w:spacing w:before="0" w:after="0" w:line="240" w:lineRule="auto"/>
        <w:rPr>
          <w:ins w:id="1363" w:author="Abhishek Deep Nigam" w:date="2015-11-15T18:28:00Z"/>
        </w:rPr>
        <w:pPrChange w:id="1364" w:author="Abhishek Deep Nigam" w:date="2015-11-15T18:29:00Z">
          <w:pPr/>
        </w:pPrChange>
      </w:pPr>
      <w:ins w:id="1365" w:author="Abhishek Deep Nigam" w:date="2015-11-15T18:28:00Z">
        <w:r>
          <w:t>system</w:t>
        </w:r>
      </w:ins>
    </w:p>
    <w:p w14:paraId="7A34308C" w14:textId="77777777" w:rsidR="00963F27" w:rsidRDefault="00963F27">
      <w:pPr>
        <w:spacing w:before="0" w:after="0" w:line="240" w:lineRule="auto"/>
        <w:rPr>
          <w:ins w:id="1366" w:author="Abhishek Deep Nigam" w:date="2015-11-15T18:28:00Z"/>
        </w:rPr>
        <w:pPrChange w:id="1367" w:author="Abhishek Deep Nigam" w:date="2015-11-15T18:29:00Z">
          <w:pPr/>
        </w:pPrChange>
      </w:pPr>
      <w:ins w:id="1368" w:author="Abhishek Deep Nigam" w:date="2015-11-15T18:28:00Z">
        <w:r>
          <w:t>ftp</w:t>
        </w:r>
      </w:ins>
    </w:p>
    <w:p w14:paraId="1304F82B" w14:textId="77777777" w:rsidR="00781DF1" w:rsidRDefault="00781DF1" w:rsidP="00963F27">
      <w:pPr>
        <w:spacing w:before="0" w:after="0" w:line="240" w:lineRule="auto"/>
        <w:rPr>
          <w:ins w:id="136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370" w:author="Abhishek Deep Nigam" w:date="2015-11-15T18:43:00Z">
            <w:sectPr w:rsidR="00781DF1" w:rsidSect="00781DF1">
              <w:pgMar w:top="1901" w:right="1008" w:bottom="1440" w:left="1008" w:header="720" w:footer="432" w:gutter="0"/>
              <w:cols w:num="1"/>
            </w:sectPr>
          </w:sectPrChange>
        </w:sectPr>
      </w:pPr>
    </w:p>
    <w:p w14:paraId="3F3761C5" w14:textId="3CCCAC91" w:rsidR="00963F27" w:rsidRDefault="00963F27">
      <w:pPr>
        <w:spacing w:before="0" w:after="0" w:line="240" w:lineRule="auto"/>
        <w:rPr>
          <w:ins w:id="1371" w:author="Abhishek Deep Nigam" w:date="2015-11-15T18:28:00Z"/>
        </w:rPr>
        <w:pPrChange w:id="1372" w:author="Abhishek Deep Nigam" w:date="2015-11-15T18:29:00Z">
          <w:pPr/>
        </w:pPrChange>
      </w:pPr>
    </w:p>
    <w:p w14:paraId="4AAEA698" w14:textId="77777777" w:rsidR="00963F27" w:rsidRDefault="00963F27">
      <w:pPr>
        <w:spacing w:before="0" w:after="0" w:line="240" w:lineRule="auto"/>
        <w:rPr>
          <w:ins w:id="1373" w:author="Abhishek Deep Nigam" w:date="2015-11-15T18:28:00Z"/>
        </w:rPr>
        <w:pPrChange w:id="1374" w:author="Abhishek Deep Nigam" w:date="2015-11-15T18:29:00Z">
          <w:pPr/>
        </w:pPrChange>
      </w:pPr>
    </w:p>
    <w:p w14:paraId="293A01DE" w14:textId="77777777" w:rsidR="00963F27" w:rsidRDefault="00963F27">
      <w:pPr>
        <w:spacing w:before="0" w:after="0" w:line="240" w:lineRule="auto"/>
        <w:rPr>
          <w:ins w:id="1375" w:author="Abhishek Deep Nigam" w:date="2015-11-15T18:28:00Z"/>
        </w:rPr>
        <w:pPrChange w:id="1376" w:author="Abhishek Deep Nigam" w:date="2015-11-15T18:29:00Z">
          <w:pPr/>
        </w:pPrChange>
      </w:pPr>
    </w:p>
    <w:p w14:paraId="316663A9" w14:textId="77777777" w:rsidR="00963F27" w:rsidRDefault="00963F27">
      <w:pPr>
        <w:spacing w:before="0" w:after="0" w:line="240" w:lineRule="auto"/>
        <w:rPr>
          <w:ins w:id="1377" w:author="Abhishek Deep Nigam" w:date="2015-11-15T18:28:00Z"/>
        </w:rPr>
        <w:pPrChange w:id="1378" w:author="Abhishek Deep Nigam" w:date="2015-11-15T18:29:00Z">
          <w:pPr/>
        </w:pPrChange>
      </w:pPr>
    </w:p>
    <w:p w14:paraId="400A2535" w14:textId="77777777" w:rsidR="00963F27" w:rsidRDefault="00963F27">
      <w:pPr>
        <w:spacing w:before="0" w:after="0" w:line="240" w:lineRule="auto"/>
        <w:rPr>
          <w:ins w:id="1379" w:author="Abhishek Deep Nigam" w:date="2015-11-15T18:28:00Z"/>
        </w:rPr>
        <w:pPrChange w:id="1380" w:author="Abhishek Deep Nigam" w:date="2015-11-15T18:29:00Z">
          <w:pPr/>
        </w:pPrChange>
      </w:pPr>
    </w:p>
    <w:p w14:paraId="604241C9" w14:textId="77777777" w:rsidR="00963F27" w:rsidRDefault="00963F27">
      <w:pPr>
        <w:spacing w:before="0" w:after="0" w:line="240" w:lineRule="auto"/>
        <w:rPr>
          <w:ins w:id="1381" w:author="Abhishek Deep Nigam" w:date="2015-11-15T18:28:00Z"/>
        </w:rPr>
        <w:pPrChange w:id="1382" w:author="Abhishek Deep Nigam" w:date="2015-11-15T18:29:00Z">
          <w:pPr/>
        </w:pPrChange>
      </w:pPr>
    </w:p>
    <w:p w14:paraId="68E2AC8F" w14:textId="77777777" w:rsidR="00963F27" w:rsidRDefault="00963F27">
      <w:pPr>
        <w:pStyle w:val="Heading6"/>
        <w:rPr>
          <w:ins w:id="1383" w:author="Abhishek Deep Nigam" w:date="2015-11-15T18:28:00Z"/>
        </w:rPr>
        <w:pPrChange w:id="1384" w:author="Abhishek Deep Nigam" w:date="2015-11-15T18:31:00Z">
          <w:pPr/>
        </w:pPrChange>
      </w:pPr>
      <w:ins w:id="1385" w:author="Abhishek Deep Nigam" w:date="2015-11-15T18:28:00Z">
        <w:r>
          <w:t>Bernoulli</w:t>
        </w:r>
      </w:ins>
    </w:p>
    <w:p w14:paraId="5B02E368" w14:textId="77777777" w:rsidR="00963F27" w:rsidRDefault="00963F27">
      <w:pPr>
        <w:spacing w:before="0" w:after="0" w:line="240" w:lineRule="auto"/>
        <w:rPr>
          <w:ins w:id="1386" w:author="Abhishek Deep Nigam" w:date="2015-11-15T18:28:00Z"/>
        </w:rPr>
        <w:pPrChange w:id="1387" w:author="Abhishek Deep Nigam" w:date="2015-11-15T18:29:00Z">
          <w:pPr/>
        </w:pPrChange>
      </w:pPr>
      <w:ins w:id="1388" w:author="Abhishek Deep Nigam" w:date="2015-11-15T18:28:00Z">
        <w:r>
          <w:t>Accuracy 84.41065%</w:t>
        </w:r>
      </w:ins>
    </w:p>
    <w:p w14:paraId="18DAF77B" w14:textId="77777777" w:rsidR="00963F27" w:rsidRDefault="00963F27">
      <w:pPr>
        <w:spacing w:before="0" w:after="0" w:line="240" w:lineRule="auto"/>
        <w:rPr>
          <w:ins w:id="1389" w:author="Abhishek Deep Nigam" w:date="2015-11-15T18:28:00Z"/>
        </w:rPr>
        <w:pPrChange w:id="1390" w:author="Abhishek Deep Nigam" w:date="2015-11-15T18:29:00Z">
          <w:pPr/>
        </w:pPrChange>
      </w:pPr>
    </w:p>
    <w:p w14:paraId="3D2A5F8A" w14:textId="77777777" w:rsidR="00311469" w:rsidRDefault="00311469" w:rsidP="00311469">
      <w:pPr>
        <w:spacing w:before="0" w:after="0" w:line="240" w:lineRule="auto"/>
        <w:rPr>
          <w:ins w:id="1391" w:author="Abhishek Deep Nigam" w:date="2015-11-15T18:57:00Z"/>
        </w:rPr>
      </w:pPr>
      <w:ins w:id="1392" w:author="Abhishek Deep Nigam" w:date="2015-11-15T18:57:00Z">
        <w:r>
          <w:t>Confusion matrix is below.</w:t>
        </w:r>
      </w:ins>
    </w:p>
    <w:p w14:paraId="2354F656" w14:textId="77777777" w:rsidR="00963F27" w:rsidRDefault="00963F27">
      <w:pPr>
        <w:spacing w:before="0" w:after="0" w:line="240" w:lineRule="auto"/>
        <w:rPr>
          <w:ins w:id="1393" w:author="Abhishek Deep Nigam" w:date="2015-11-15T18:57:00Z"/>
        </w:rPr>
        <w:pPrChange w:id="1394" w:author="Abhishek Deep Nigam" w:date="2015-11-15T18:29:00Z">
          <w:pPr/>
        </w:pPrChange>
      </w:pPr>
    </w:p>
    <w:p w14:paraId="1DA013F7" w14:textId="036C6744" w:rsidR="00311469" w:rsidRDefault="00311469">
      <w:pPr>
        <w:spacing w:before="0" w:after="0" w:line="240" w:lineRule="auto"/>
        <w:rPr>
          <w:ins w:id="1395" w:author="Abhishek Deep Nigam" w:date="2015-11-15T18:28:00Z"/>
        </w:rPr>
        <w:pPrChange w:id="1396" w:author="Abhishek Deep Nigam" w:date="2015-11-15T18:29:00Z">
          <w:pPr/>
        </w:pPrChange>
      </w:pPr>
      <w:ins w:id="1397" w:author="Abhishek Deep Nigam" w:date="2015-11-15T18:57:00Z">
        <w:r>
          <w:rPr>
            <w:noProof/>
            <w:lang w:eastAsia="en-US"/>
          </w:rPr>
          <w:lastRenderedPageBreak/>
          <w:drawing>
            <wp:inline distT="0" distB="0" distL="0" distR="0" wp14:anchorId="70C2564B" wp14:editId="0D88CB33">
              <wp:extent cx="6492240" cy="2570480"/>
              <wp:effectExtent l="0" t="0" r="1016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catber.jpg"/>
                      <pic:cNvPicPr/>
                    </pic:nvPicPr>
                    <pic:blipFill>
                      <a:blip r:embed="rId50">
                        <a:extLst>
                          <a:ext uri="{28A0092B-C50C-407E-A947-70E740481C1C}">
                            <a14:useLocalDpi xmlns:a14="http://schemas.microsoft.com/office/drawing/2010/main" val="0"/>
                          </a:ext>
                        </a:extLst>
                      </a:blip>
                      <a:stretch>
                        <a:fillRect/>
                      </a:stretch>
                    </pic:blipFill>
                    <pic:spPr>
                      <a:xfrm>
                        <a:off x="0" y="0"/>
                        <a:ext cx="6492240" cy="2570480"/>
                      </a:xfrm>
                      <a:prstGeom prst="rect">
                        <a:avLst/>
                      </a:prstGeom>
                    </pic:spPr>
                  </pic:pic>
                </a:graphicData>
              </a:graphic>
            </wp:inline>
          </w:drawing>
        </w:r>
      </w:ins>
    </w:p>
    <w:p w14:paraId="0D7B141E" w14:textId="77777777" w:rsidR="00963F27" w:rsidRDefault="00963F27">
      <w:pPr>
        <w:pStyle w:val="Heading7"/>
        <w:rPr>
          <w:ins w:id="1398" w:author="Abhishek Deep Nigam" w:date="2015-11-15T18:28:00Z"/>
        </w:rPr>
        <w:pPrChange w:id="1399" w:author="Abhishek Deep Nigam" w:date="2015-11-15T18:31:00Z">
          <w:pPr/>
        </w:pPrChange>
      </w:pPr>
      <w:ins w:id="1400" w:author="Abhishek Deep Nigam" w:date="2015-11-15T18:28:00Z">
        <w:r>
          <w:t>Top 20 Words for sci.space</w:t>
        </w:r>
      </w:ins>
    </w:p>
    <w:p w14:paraId="69178A0C" w14:textId="77777777" w:rsidR="00781DF1" w:rsidRDefault="00781DF1" w:rsidP="00963F27">
      <w:pPr>
        <w:spacing w:before="0" w:after="0" w:line="240" w:lineRule="auto"/>
        <w:rPr>
          <w:ins w:id="140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5BF7254" w14:textId="40B133A8" w:rsidR="00963F27" w:rsidRDefault="00963F27">
      <w:pPr>
        <w:spacing w:before="0" w:after="0" w:line="240" w:lineRule="auto"/>
        <w:rPr>
          <w:ins w:id="1402" w:author="Abhishek Deep Nigam" w:date="2015-11-15T18:28:00Z"/>
        </w:rPr>
        <w:pPrChange w:id="1403" w:author="Abhishek Deep Nigam" w:date="2015-11-15T18:29:00Z">
          <w:pPr/>
        </w:pPrChange>
      </w:pPr>
      <w:ins w:id="1404" w:author="Abhishek Deep Nigam" w:date="2015-11-15T18:28:00Z">
        <w:r>
          <w:lastRenderedPageBreak/>
          <w:t>subject</w:t>
        </w:r>
      </w:ins>
    </w:p>
    <w:p w14:paraId="5C91D987" w14:textId="77777777" w:rsidR="00963F27" w:rsidRDefault="00963F27">
      <w:pPr>
        <w:spacing w:before="0" w:after="0" w:line="240" w:lineRule="auto"/>
        <w:rPr>
          <w:ins w:id="1405" w:author="Abhishek Deep Nigam" w:date="2015-11-15T18:28:00Z"/>
        </w:rPr>
        <w:pPrChange w:id="1406" w:author="Abhishek Deep Nigam" w:date="2015-11-15T18:29:00Z">
          <w:pPr/>
        </w:pPrChange>
      </w:pPr>
      <w:ins w:id="1407" w:author="Abhishek Deep Nigam" w:date="2015-11-15T18:28:00Z">
        <w:r>
          <w:t>would</w:t>
        </w:r>
      </w:ins>
    </w:p>
    <w:p w14:paraId="62530827" w14:textId="77777777" w:rsidR="00963F27" w:rsidRDefault="00963F27">
      <w:pPr>
        <w:spacing w:before="0" w:after="0" w:line="240" w:lineRule="auto"/>
        <w:rPr>
          <w:ins w:id="1408" w:author="Abhishek Deep Nigam" w:date="2015-11-15T18:28:00Z"/>
        </w:rPr>
        <w:pPrChange w:id="1409" w:author="Abhishek Deep Nigam" w:date="2015-11-15T18:29:00Z">
          <w:pPr/>
        </w:pPrChange>
      </w:pPr>
      <w:ins w:id="1410" w:author="Abhishek Deep Nigam" w:date="2015-11-15T18:28:00Z">
        <w:r>
          <w:t>nt</w:t>
        </w:r>
      </w:ins>
    </w:p>
    <w:p w14:paraId="266CA087" w14:textId="77777777" w:rsidR="00963F27" w:rsidRDefault="00963F27">
      <w:pPr>
        <w:spacing w:before="0" w:after="0" w:line="240" w:lineRule="auto"/>
        <w:rPr>
          <w:ins w:id="1411" w:author="Abhishek Deep Nigam" w:date="2015-11-15T18:28:00Z"/>
        </w:rPr>
        <w:pPrChange w:id="1412" w:author="Abhishek Deep Nigam" w:date="2015-11-15T18:29:00Z">
          <w:pPr/>
        </w:pPrChange>
      </w:pPr>
      <w:ins w:id="1413" w:author="Abhishek Deep Nigam" w:date="2015-11-15T18:28:00Z">
        <w:r>
          <w:t>space</w:t>
        </w:r>
      </w:ins>
    </w:p>
    <w:p w14:paraId="30572526" w14:textId="77777777" w:rsidR="00963F27" w:rsidRDefault="00963F27">
      <w:pPr>
        <w:spacing w:before="0" w:after="0" w:line="240" w:lineRule="auto"/>
        <w:rPr>
          <w:ins w:id="1414" w:author="Abhishek Deep Nigam" w:date="2015-11-15T18:28:00Z"/>
        </w:rPr>
        <w:pPrChange w:id="1415" w:author="Abhishek Deep Nigam" w:date="2015-11-15T18:29:00Z">
          <w:pPr/>
        </w:pPrChange>
      </w:pPr>
      <w:ins w:id="1416" w:author="Abhishek Deep Nigam" w:date="2015-11-15T18:28:00Z">
        <w:r>
          <w:t>writes</w:t>
        </w:r>
      </w:ins>
    </w:p>
    <w:p w14:paraId="1A38EEEF" w14:textId="77777777" w:rsidR="00963F27" w:rsidRDefault="00963F27">
      <w:pPr>
        <w:spacing w:before="0" w:after="0" w:line="240" w:lineRule="auto"/>
        <w:rPr>
          <w:ins w:id="1417" w:author="Abhishek Deep Nigam" w:date="2015-11-15T18:28:00Z"/>
        </w:rPr>
        <w:pPrChange w:id="1418" w:author="Abhishek Deep Nigam" w:date="2015-11-15T18:29:00Z">
          <w:pPr/>
        </w:pPrChange>
      </w:pPr>
      <w:ins w:id="1419" w:author="Abhishek Deep Nigam" w:date="2015-11-15T18:28:00Z">
        <w:r>
          <w:t>article</w:t>
        </w:r>
      </w:ins>
    </w:p>
    <w:p w14:paraId="15330F48" w14:textId="77777777" w:rsidR="00963F27" w:rsidRDefault="00963F27">
      <w:pPr>
        <w:spacing w:before="0" w:after="0" w:line="240" w:lineRule="auto"/>
        <w:rPr>
          <w:ins w:id="1420" w:author="Abhishek Deep Nigam" w:date="2015-11-15T18:28:00Z"/>
        </w:rPr>
        <w:pPrChange w:id="1421" w:author="Abhishek Deep Nigam" w:date="2015-11-15T18:29:00Z">
          <w:pPr/>
        </w:pPrChange>
      </w:pPr>
      <w:ins w:id="1422" w:author="Abhishek Deep Nigam" w:date="2015-11-15T18:28:00Z">
        <w:r>
          <w:t>one</w:t>
        </w:r>
      </w:ins>
    </w:p>
    <w:p w14:paraId="62DE096E" w14:textId="77777777" w:rsidR="00963F27" w:rsidRDefault="00963F27">
      <w:pPr>
        <w:spacing w:before="0" w:after="0" w:line="240" w:lineRule="auto"/>
        <w:rPr>
          <w:ins w:id="1423" w:author="Abhishek Deep Nigam" w:date="2015-11-15T18:28:00Z"/>
        </w:rPr>
        <w:pPrChange w:id="1424" w:author="Abhishek Deep Nigam" w:date="2015-11-15T18:29:00Z">
          <w:pPr/>
        </w:pPrChange>
      </w:pPr>
      <w:ins w:id="1425" w:author="Abhishek Deep Nigam" w:date="2015-11-15T18:28:00Z">
        <w:r>
          <w:lastRenderedPageBreak/>
          <w:t>like</w:t>
        </w:r>
      </w:ins>
    </w:p>
    <w:p w14:paraId="7B1CBDB7" w14:textId="77777777" w:rsidR="00963F27" w:rsidRDefault="00963F27">
      <w:pPr>
        <w:spacing w:before="0" w:after="0" w:line="240" w:lineRule="auto"/>
        <w:rPr>
          <w:ins w:id="1426" w:author="Abhishek Deep Nigam" w:date="2015-11-15T18:28:00Z"/>
        </w:rPr>
        <w:pPrChange w:id="1427" w:author="Abhishek Deep Nigam" w:date="2015-11-15T18:29:00Z">
          <w:pPr/>
        </w:pPrChange>
      </w:pPr>
      <w:ins w:id="1428" w:author="Abhishek Deep Nigam" w:date="2015-11-15T18:28:00Z">
        <w:r>
          <w:t>could</w:t>
        </w:r>
      </w:ins>
    </w:p>
    <w:p w14:paraId="18A6FFE2" w14:textId="77777777" w:rsidR="00963F27" w:rsidRDefault="00963F27">
      <w:pPr>
        <w:spacing w:before="0" w:after="0" w:line="240" w:lineRule="auto"/>
        <w:rPr>
          <w:ins w:id="1429" w:author="Abhishek Deep Nigam" w:date="2015-11-15T18:28:00Z"/>
        </w:rPr>
        <w:pPrChange w:id="1430" w:author="Abhishek Deep Nigam" w:date="2015-11-15T18:29:00Z">
          <w:pPr/>
        </w:pPrChange>
      </w:pPr>
      <w:ins w:id="1431" w:author="Abhishek Deep Nigam" w:date="2015-11-15T18:28:00Z">
        <w:r>
          <w:t>also</w:t>
        </w:r>
      </w:ins>
    </w:p>
    <w:p w14:paraId="59B331E1" w14:textId="77777777" w:rsidR="00963F27" w:rsidRDefault="00963F27">
      <w:pPr>
        <w:spacing w:before="0" w:after="0" w:line="240" w:lineRule="auto"/>
        <w:rPr>
          <w:ins w:id="1432" w:author="Abhishek Deep Nigam" w:date="2015-11-15T18:28:00Z"/>
        </w:rPr>
        <w:pPrChange w:id="1433" w:author="Abhishek Deep Nigam" w:date="2015-11-15T18:29:00Z">
          <w:pPr/>
        </w:pPrChange>
      </w:pPr>
      <w:ins w:id="1434" w:author="Abhishek Deep Nigam" w:date="2015-11-15T18:28:00Z">
        <w:r>
          <w:t>get</w:t>
        </w:r>
      </w:ins>
    </w:p>
    <w:p w14:paraId="4A8D6818" w14:textId="77777777" w:rsidR="00963F27" w:rsidRDefault="00963F27">
      <w:pPr>
        <w:spacing w:before="0" w:after="0" w:line="240" w:lineRule="auto"/>
        <w:rPr>
          <w:ins w:id="1435" w:author="Abhishek Deep Nigam" w:date="2015-11-15T18:28:00Z"/>
        </w:rPr>
        <w:pPrChange w:id="1436" w:author="Abhishek Deep Nigam" w:date="2015-11-15T18:29:00Z">
          <w:pPr/>
        </w:pPrChange>
      </w:pPr>
      <w:ins w:id="1437" w:author="Abhishek Deep Nigam" w:date="2015-11-15T18:28:00Z">
        <w:r>
          <w:t>think</w:t>
        </w:r>
      </w:ins>
    </w:p>
    <w:p w14:paraId="2DDF3504" w14:textId="77777777" w:rsidR="00963F27" w:rsidRDefault="00963F27">
      <w:pPr>
        <w:spacing w:before="0" w:after="0" w:line="240" w:lineRule="auto"/>
        <w:rPr>
          <w:ins w:id="1438" w:author="Abhishek Deep Nigam" w:date="2015-11-15T18:28:00Z"/>
        </w:rPr>
        <w:pPrChange w:id="1439" w:author="Abhishek Deep Nigam" w:date="2015-11-15T18:29:00Z">
          <w:pPr/>
        </w:pPrChange>
      </w:pPr>
      <w:ins w:id="1440" w:author="Abhishek Deep Nigam" w:date="2015-11-15T18:28:00Z">
        <w:r>
          <w:t>time</w:t>
        </w:r>
      </w:ins>
    </w:p>
    <w:p w14:paraId="67019B30" w14:textId="77777777" w:rsidR="00963F27" w:rsidRDefault="00963F27">
      <w:pPr>
        <w:spacing w:before="0" w:after="0" w:line="240" w:lineRule="auto"/>
        <w:rPr>
          <w:ins w:id="1441" w:author="Abhishek Deep Nigam" w:date="2015-11-15T18:28:00Z"/>
        </w:rPr>
        <w:pPrChange w:id="1442" w:author="Abhishek Deep Nigam" w:date="2015-11-15T18:29:00Z">
          <w:pPr/>
        </w:pPrChange>
      </w:pPr>
      <w:ins w:id="1443" w:author="Abhishek Deep Nigam" w:date="2015-11-15T18:28:00Z">
        <w:r>
          <w:t>us</w:t>
        </w:r>
      </w:ins>
    </w:p>
    <w:p w14:paraId="43AB7E3E" w14:textId="77777777" w:rsidR="00963F27" w:rsidRDefault="00963F27">
      <w:pPr>
        <w:spacing w:before="0" w:after="0" w:line="240" w:lineRule="auto"/>
        <w:rPr>
          <w:ins w:id="1444" w:author="Abhishek Deep Nigam" w:date="2015-11-15T18:28:00Z"/>
        </w:rPr>
        <w:pPrChange w:id="1445" w:author="Abhishek Deep Nigam" w:date="2015-11-15T18:29:00Z">
          <w:pPr/>
        </w:pPrChange>
      </w:pPr>
      <w:ins w:id="1446" w:author="Abhishek Deep Nigam" w:date="2015-11-15T18:28:00Z">
        <w:r>
          <w:lastRenderedPageBreak/>
          <w:t>new</w:t>
        </w:r>
      </w:ins>
    </w:p>
    <w:p w14:paraId="2516E964" w14:textId="77777777" w:rsidR="00963F27" w:rsidRDefault="00963F27">
      <w:pPr>
        <w:spacing w:before="0" w:after="0" w:line="240" w:lineRule="auto"/>
        <w:rPr>
          <w:ins w:id="1447" w:author="Abhishek Deep Nigam" w:date="2015-11-15T18:28:00Z"/>
        </w:rPr>
        <w:pPrChange w:id="1448" w:author="Abhishek Deep Nigam" w:date="2015-11-15T18:29:00Z">
          <w:pPr/>
        </w:pPrChange>
      </w:pPr>
      <w:ins w:id="1449" w:author="Abhishek Deep Nigam" w:date="2015-11-15T18:28:00Z">
        <w:r>
          <w:t>much</w:t>
        </w:r>
      </w:ins>
    </w:p>
    <w:p w14:paraId="7B046523" w14:textId="77777777" w:rsidR="00963F27" w:rsidRDefault="00963F27">
      <w:pPr>
        <w:spacing w:before="0" w:after="0" w:line="240" w:lineRule="auto"/>
        <w:rPr>
          <w:ins w:id="1450" w:author="Abhishek Deep Nigam" w:date="2015-11-15T18:28:00Z"/>
        </w:rPr>
        <w:pPrChange w:id="1451" w:author="Abhishek Deep Nigam" w:date="2015-11-15T18:29:00Z">
          <w:pPr/>
        </w:pPrChange>
      </w:pPr>
      <w:ins w:id="1452" w:author="Abhishek Deep Nigam" w:date="2015-11-15T18:28:00Z">
        <w:r>
          <w:t>way</w:t>
        </w:r>
      </w:ins>
    </w:p>
    <w:p w14:paraId="72A8D850" w14:textId="77777777" w:rsidR="00963F27" w:rsidRDefault="00963F27">
      <w:pPr>
        <w:spacing w:before="0" w:after="0" w:line="240" w:lineRule="auto"/>
        <w:rPr>
          <w:ins w:id="1453" w:author="Abhishek Deep Nigam" w:date="2015-11-15T18:28:00Z"/>
        </w:rPr>
        <w:pPrChange w:id="1454" w:author="Abhishek Deep Nigam" w:date="2015-11-15T18:29:00Z">
          <w:pPr/>
        </w:pPrChange>
      </w:pPr>
      <w:ins w:id="1455" w:author="Abhishek Deep Nigam" w:date="2015-11-15T18:28:00Z">
        <w:r>
          <w:t>m</w:t>
        </w:r>
      </w:ins>
    </w:p>
    <w:p w14:paraId="527F64C8" w14:textId="77777777" w:rsidR="00963F27" w:rsidRDefault="00963F27">
      <w:pPr>
        <w:spacing w:before="0" w:after="0" w:line="240" w:lineRule="auto"/>
        <w:rPr>
          <w:ins w:id="1456" w:author="Abhishek Deep Nigam" w:date="2015-11-15T18:28:00Z"/>
        </w:rPr>
        <w:pPrChange w:id="1457" w:author="Abhishek Deep Nigam" w:date="2015-11-15T18:29:00Z">
          <w:pPr/>
        </w:pPrChange>
      </w:pPr>
      <w:ins w:id="1458" w:author="Abhishek Deep Nigam" w:date="2015-11-15T18:28:00Z">
        <w:r>
          <w:t>edu</w:t>
        </w:r>
      </w:ins>
    </w:p>
    <w:p w14:paraId="7C4A1FE6" w14:textId="77777777" w:rsidR="00963F27" w:rsidRDefault="00963F27">
      <w:pPr>
        <w:spacing w:before="0" w:after="0" w:line="240" w:lineRule="auto"/>
        <w:rPr>
          <w:ins w:id="1459" w:author="Abhishek Deep Nigam" w:date="2015-11-15T18:28:00Z"/>
        </w:rPr>
        <w:pPrChange w:id="1460" w:author="Abhishek Deep Nigam" w:date="2015-11-15T18:29:00Z">
          <w:pPr/>
        </w:pPrChange>
      </w:pPr>
      <w:ins w:id="1461" w:author="Abhishek Deep Nigam" w:date="2015-11-15T18:28:00Z">
        <w:r>
          <w:t>see</w:t>
        </w:r>
      </w:ins>
    </w:p>
    <w:p w14:paraId="796A7B89" w14:textId="77777777" w:rsidR="00781DF1" w:rsidRDefault="00781DF1" w:rsidP="00963F27">
      <w:pPr>
        <w:spacing w:before="0" w:after="0" w:line="240" w:lineRule="auto"/>
        <w:rPr>
          <w:ins w:id="146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463" w:author="Abhishek Deep Nigam" w:date="2015-11-15T18:43:00Z">
            <w:sectPr w:rsidR="00781DF1" w:rsidSect="00781DF1">
              <w:pgMar w:top="1901" w:right="1008" w:bottom="1440" w:left="1008" w:header="720" w:footer="432" w:gutter="0"/>
              <w:cols w:num="1"/>
            </w:sectPr>
          </w:sectPrChange>
        </w:sectPr>
      </w:pPr>
    </w:p>
    <w:p w14:paraId="42B6B330" w14:textId="4717DC47" w:rsidR="00963F27" w:rsidRDefault="00963F27">
      <w:pPr>
        <w:spacing w:before="0" w:after="0" w:line="240" w:lineRule="auto"/>
        <w:rPr>
          <w:ins w:id="1464" w:author="Abhishek Deep Nigam" w:date="2015-11-15T18:28:00Z"/>
        </w:rPr>
        <w:pPrChange w:id="1465" w:author="Abhishek Deep Nigam" w:date="2015-11-15T18:29:00Z">
          <w:pPr/>
        </w:pPrChange>
      </w:pPr>
    </w:p>
    <w:p w14:paraId="7605235B" w14:textId="77777777" w:rsidR="00963F27" w:rsidRDefault="00963F27">
      <w:pPr>
        <w:spacing w:before="0" w:after="0" w:line="240" w:lineRule="auto"/>
        <w:rPr>
          <w:ins w:id="1466" w:author="Abhishek Deep Nigam" w:date="2015-11-15T18:28:00Z"/>
        </w:rPr>
        <w:pPrChange w:id="1467" w:author="Abhishek Deep Nigam" w:date="2015-11-15T18:29:00Z">
          <w:pPr/>
        </w:pPrChange>
      </w:pPr>
    </w:p>
    <w:p w14:paraId="3E2A61FB" w14:textId="77777777" w:rsidR="00963F27" w:rsidRDefault="00963F27">
      <w:pPr>
        <w:pStyle w:val="Heading7"/>
        <w:rPr>
          <w:ins w:id="1468" w:author="Abhishek Deep Nigam" w:date="2015-11-15T18:28:00Z"/>
        </w:rPr>
        <w:pPrChange w:id="1469" w:author="Abhishek Deep Nigam" w:date="2015-11-15T18:31:00Z">
          <w:pPr/>
        </w:pPrChange>
      </w:pPr>
      <w:ins w:id="1470" w:author="Abhishek Deep Nigam" w:date="2015-11-15T18:28:00Z">
        <w:r>
          <w:t>Top 20 Words for comp.sys.ibm.pc.hardware</w:t>
        </w:r>
      </w:ins>
    </w:p>
    <w:p w14:paraId="27F8F304" w14:textId="77777777" w:rsidR="00781DF1" w:rsidRDefault="00781DF1" w:rsidP="00963F27">
      <w:pPr>
        <w:spacing w:before="0" w:after="0" w:line="240" w:lineRule="auto"/>
        <w:rPr>
          <w:ins w:id="1471"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AFDA0D6" w14:textId="05123E9E" w:rsidR="00963F27" w:rsidRDefault="00963F27">
      <w:pPr>
        <w:spacing w:before="0" w:after="0" w:line="240" w:lineRule="auto"/>
        <w:rPr>
          <w:ins w:id="1472" w:author="Abhishek Deep Nigam" w:date="2015-11-15T18:28:00Z"/>
        </w:rPr>
        <w:pPrChange w:id="1473" w:author="Abhishek Deep Nigam" w:date="2015-11-15T18:29:00Z">
          <w:pPr/>
        </w:pPrChange>
      </w:pPr>
      <w:ins w:id="1474" w:author="Abhishek Deep Nigam" w:date="2015-11-15T18:28:00Z">
        <w:r>
          <w:lastRenderedPageBreak/>
          <w:t>subject</w:t>
        </w:r>
      </w:ins>
    </w:p>
    <w:p w14:paraId="6F103CF5" w14:textId="77777777" w:rsidR="00963F27" w:rsidRDefault="00963F27">
      <w:pPr>
        <w:spacing w:before="0" w:after="0" w:line="240" w:lineRule="auto"/>
        <w:rPr>
          <w:ins w:id="1475" w:author="Abhishek Deep Nigam" w:date="2015-11-15T18:28:00Z"/>
        </w:rPr>
        <w:pPrChange w:id="1476" w:author="Abhishek Deep Nigam" w:date="2015-11-15T18:29:00Z">
          <w:pPr/>
        </w:pPrChange>
      </w:pPr>
      <w:ins w:id="1477" w:author="Abhishek Deep Nigam" w:date="2015-11-15T18:28:00Z">
        <w:r>
          <w:t>nt</w:t>
        </w:r>
      </w:ins>
    </w:p>
    <w:p w14:paraId="5CFF6FB9" w14:textId="77777777" w:rsidR="00963F27" w:rsidRDefault="00963F27">
      <w:pPr>
        <w:spacing w:before="0" w:after="0" w:line="240" w:lineRule="auto"/>
        <w:rPr>
          <w:ins w:id="1478" w:author="Abhishek Deep Nigam" w:date="2015-11-15T18:28:00Z"/>
        </w:rPr>
        <w:pPrChange w:id="1479" w:author="Abhishek Deep Nigam" w:date="2015-11-15T18:29:00Z">
          <w:pPr/>
        </w:pPrChange>
      </w:pPr>
      <w:ins w:id="1480" w:author="Abhishek Deep Nigam" w:date="2015-11-15T18:28:00Z">
        <w:r>
          <w:t>one</w:t>
        </w:r>
      </w:ins>
    </w:p>
    <w:p w14:paraId="4E6DFBA0" w14:textId="77777777" w:rsidR="00963F27" w:rsidRDefault="00963F27">
      <w:pPr>
        <w:spacing w:before="0" w:after="0" w:line="240" w:lineRule="auto"/>
        <w:rPr>
          <w:ins w:id="1481" w:author="Abhishek Deep Nigam" w:date="2015-11-15T18:28:00Z"/>
        </w:rPr>
        <w:pPrChange w:id="1482" w:author="Abhishek Deep Nigam" w:date="2015-11-15T18:29:00Z">
          <w:pPr/>
        </w:pPrChange>
      </w:pPr>
      <w:ins w:id="1483" w:author="Abhishek Deep Nigam" w:date="2015-11-15T18:28:00Z">
        <w:r>
          <w:t>would</w:t>
        </w:r>
      </w:ins>
    </w:p>
    <w:p w14:paraId="6C5B06C8" w14:textId="77777777" w:rsidR="00963F27" w:rsidRDefault="00963F27">
      <w:pPr>
        <w:spacing w:before="0" w:after="0" w:line="240" w:lineRule="auto"/>
        <w:rPr>
          <w:ins w:id="1484" w:author="Abhishek Deep Nigam" w:date="2015-11-15T18:28:00Z"/>
        </w:rPr>
        <w:pPrChange w:id="1485" w:author="Abhishek Deep Nigam" w:date="2015-11-15T18:29:00Z">
          <w:pPr/>
        </w:pPrChange>
      </w:pPr>
      <w:ins w:id="1486" w:author="Abhishek Deep Nigam" w:date="2015-11-15T18:28:00Z">
        <w:r>
          <w:t>writes</w:t>
        </w:r>
      </w:ins>
    </w:p>
    <w:p w14:paraId="7B2028CE" w14:textId="77777777" w:rsidR="00963F27" w:rsidRDefault="00963F27">
      <w:pPr>
        <w:spacing w:before="0" w:after="0" w:line="240" w:lineRule="auto"/>
        <w:rPr>
          <w:ins w:id="1487" w:author="Abhishek Deep Nigam" w:date="2015-11-15T18:28:00Z"/>
        </w:rPr>
        <w:pPrChange w:id="1488" w:author="Abhishek Deep Nigam" w:date="2015-11-15T18:29:00Z">
          <w:pPr/>
        </w:pPrChange>
      </w:pPr>
      <w:ins w:id="1489" w:author="Abhishek Deep Nigam" w:date="2015-11-15T18:28:00Z">
        <w:r>
          <w:t>use</w:t>
        </w:r>
      </w:ins>
    </w:p>
    <w:p w14:paraId="1BCA544F" w14:textId="77777777" w:rsidR="00963F27" w:rsidRDefault="00963F27">
      <w:pPr>
        <w:spacing w:before="0" w:after="0" w:line="240" w:lineRule="auto"/>
        <w:rPr>
          <w:ins w:id="1490" w:author="Abhishek Deep Nigam" w:date="2015-11-15T18:28:00Z"/>
        </w:rPr>
        <w:pPrChange w:id="1491" w:author="Abhishek Deep Nigam" w:date="2015-11-15T18:29:00Z">
          <w:pPr/>
        </w:pPrChange>
      </w:pPr>
      <w:ins w:id="1492" w:author="Abhishek Deep Nigam" w:date="2015-11-15T18:28:00Z">
        <w:r>
          <w:t>get</w:t>
        </w:r>
      </w:ins>
    </w:p>
    <w:p w14:paraId="3C111CB6" w14:textId="77777777" w:rsidR="00963F27" w:rsidRDefault="00963F27">
      <w:pPr>
        <w:spacing w:before="0" w:after="0" w:line="240" w:lineRule="auto"/>
        <w:rPr>
          <w:ins w:id="1493" w:author="Abhishek Deep Nigam" w:date="2015-11-15T18:28:00Z"/>
        </w:rPr>
        <w:pPrChange w:id="1494" w:author="Abhishek Deep Nigam" w:date="2015-11-15T18:29:00Z">
          <w:pPr/>
        </w:pPrChange>
      </w:pPr>
      <w:ins w:id="1495" w:author="Abhishek Deep Nigam" w:date="2015-11-15T18:28:00Z">
        <w:r>
          <w:lastRenderedPageBreak/>
          <w:t>know</w:t>
        </w:r>
      </w:ins>
    </w:p>
    <w:p w14:paraId="77874CED" w14:textId="77777777" w:rsidR="00963F27" w:rsidRDefault="00963F27">
      <w:pPr>
        <w:spacing w:before="0" w:after="0" w:line="240" w:lineRule="auto"/>
        <w:rPr>
          <w:ins w:id="1496" w:author="Abhishek Deep Nigam" w:date="2015-11-15T18:28:00Z"/>
        </w:rPr>
        <w:pPrChange w:id="1497" w:author="Abhishek Deep Nigam" w:date="2015-11-15T18:29:00Z">
          <w:pPr/>
        </w:pPrChange>
      </w:pPr>
      <w:ins w:id="1498" w:author="Abhishek Deep Nigam" w:date="2015-11-15T18:28:00Z">
        <w:r>
          <w:t>article</w:t>
        </w:r>
      </w:ins>
    </w:p>
    <w:p w14:paraId="1C9F25FF" w14:textId="77777777" w:rsidR="00963F27" w:rsidRDefault="00963F27">
      <w:pPr>
        <w:spacing w:before="0" w:after="0" w:line="240" w:lineRule="auto"/>
        <w:rPr>
          <w:ins w:id="1499" w:author="Abhishek Deep Nigam" w:date="2015-11-15T18:28:00Z"/>
        </w:rPr>
        <w:pPrChange w:id="1500" w:author="Abhishek Deep Nigam" w:date="2015-11-15T18:29:00Z">
          <w:pPr/>
        </w:pPrChange>
      </w:pPr>
      <w:ins w:id="1501" w:author="Abhishek Deep Nigam" w:date="2015-11-15T18:28:00Z">
        <w:r>
          <w:t>card</w:t>
        </w:r>
      </w:ins>
    </w:p>
    <w:p w14:paraId="208171E5" w14:textId="77777777" w:rsidR="00963F27" w:rsidRDefault="00963F27">
      <w:pPr>
        <w:spacing w:before="0" w:after="0" w:line="240" w:lineRule="auto"/>
        <w:rPr>
          <w:ins w:id="1502" w:author="Abhishek Deep Nigam" w:date="2015-11-15T18:28:00Z"/>
        </w:rPr>
        <w:pPrChange w:id="1503" w:author="Abhishek Deep Nigam" w:date="2015-11-15T18:29:00Z">
          <w:pPr/>
        </w:pPrChange>
      </w:pPr>
      <w:ins w:id="1504" w:author="Abhishek Deep Nigam" w:date="2015-11-15T18:28:00Z">
        <w:r>
          <w:t>also</w:t>
        </w:r>
      </w:ins>
    </w:p>
    <w:p w14:paraId="20FB11E5" w14:textId="77777777" w:rsidR="00963F27" w:rsidRDefault="00963F27">
      <w:pPr>
        <w:spacing w:before="0" w:after="0" w:line="240" w:lineRule="auto"/>
        <w:rPr>
          <w:ins w:id="1505" w:author="Abhishek Deep Nigam" w:date="2015-11-15T18:28:00Z"/>
        </w:rPr>
        <w:pPrChange w:id="1506" w:author="Abhishek Deep Nigam" w:date="2015-11-15T18:29:00Z">
          <w:pPr/>
        </w:pPrChange>
      </w:pPr>
      <w:ins w:id="1507" w:author="Abhishek Deep Nigam" w:date="2015-11-15T18:28:00Z">
        <w:r>
          <w:t>like</w:t>
        </w:r>
      </w:ins>
    </w:p>
    <w:p w14:paraId="5AEA3E67" w14:textId="77777777" w:rsidR="00963F27" w:rsidRDefault="00963F27">
      <w:pPr>
        <w:spacing w:before="0" w:after="0" w:line="240" w:lineRule="auto"/>
        <w:rPr>
          <w:ins w:id="1508" w:author="Abhishek Deep Nigam" w:date="2015-11-15T18:28:00Z"/>
        </w:rPr>
        <w:pPrChange w:id="1509" w:author="Abhishek Deep Nigam" w:date="2015-11-15T18:29:00Z">
          <w:pPr/>
        </w:pPrChange>
      </w:pPr>
      <w:ins w:id="1510" w:author="Abhishek Deep Nigam" w:date="2015-11-15T18:28:00Z">
        <w:r>
          <w:t>m</w:t>
        </w:r>
      </w:ins>
    </w:p>
    <w:p w14:paraId="6768E8CE" w14:textId="77777777" w:rsidR="00963F27" w:rsidRDefault="00963F27">
      <w:pPr>
        <w:spacing w:before="0" w:after="0" w:line="240" w:lineRule="auto"/>
        <w:rPr>
          <w:ins w:id="1511" w:author="Abhishek Deep Nigam" w:date="2015-11-15T18:28:00Z"/>
        </w:rPr>
        <w:pPrChange w:id="1512" w:author="Abhishek Deep Nigam" w:date="2015-11-15T18:29:00Z">
          <w:pPr/>
        </w:pPrChange>
      </w:pPr>
      <w:ins w:id="1513" w:author="Abhishek Deep Nigam" w:date="2015-11-15T18:28:00Z">
        <w:r>
          <w:t>two</w:t>
        </w:r>
      </w:ins>
    </w:p>
    <w:p w14:paraId="3EB81C8C" w14:textId="77777777" w:rsidR="00963F27" w:rsidRDefault="00963F27">
      <w:pPr>
        <w:spacing w:before="0" w:after="0" w:line="240" w:lineRule="auto"/>
        <w:rPr>
          <w:ins w:id="1514" w:author="Abhishek Deep Nigam" w:date="2015-11-15T18:28:00Z"/>
        </w:rPr>
        <w:pPrChange w:id="1515" w:author="Abhishek Deep Nigam" w:date="2015-11-15T18:29:00Z">
          <w:pPr/>
        </w:pPrChange>
      </w:pPr>
      <w:ins w:id="1516" w:author="Abhishek Deep Nigam" w:date="2015-11-15T18:28:00Z">
        <w:r>
          <w:lastRenderedPageBreak/>
          <w:t>system</w:t>
        </w:r>
      </w:ins>
    </w:p>
    <w:p w14:paraId="382C0E69" w14:textId="77777777" w:rsidR="00963F27" w:rsidRDefault="00963F27">
      <w:pPr>
        <w:spacing w:before="0" w:after="0" w:line="240" w:lineRule="auto"/>
        <w:rPr>
          <w:ins w:id="1517" w:author="Abhishek Deep Nigam" w:date="2015-11-15T18:28:00Z"/>
        </w:rPr>
        <w:pPrChange w:id="1518" w:author="Abhishek Deep Nigam" w:date="2015-11-15T18:29:00Z">
          <w:pPr/>
        </w:pPrChange>
      </w:pPr>
      <w:ins w:id="1519" w:author="Abhishek Deep Nigam" w:date="2015-11-15T18:28:00Z">
        <w:r>
          <w:t>edu</w:t>
        </w:r>
      </w:ins>
    </w:p>
    <w:p w14:paraId="0D31AD09" w14:textId="77777777" w:rsidR="00963F27" w:rsidRDefault="00963F27">
      <w:pPr>
        <w:spacing w:before="0" w:after="0" w:line="240" w:lineRule="auto"/>
        <w:rPr>
          <w:ins w:id="1520" w:author="Abhishek Deep Nigam" w:date="2015-11-15T18:28:00Z"/>
        </w:rPr>
        <w:pPrChange w:id="1521" w:author="Abhishek Deep Nigam" w:date="2015-11-15T18:29:00Z">
          <w:pPr/>
        </w:pPrChange>
      </w:pPr>
      <w:ins w:id="1522" w:author="Abhishek Deep Nigam" w:date="2015-11-15T18:28:00Z">
        <w:r>
          <w:t>drive</w:t>
        </w:r>
      </w:ins>
    </w:p>
    <w:p w14:paraId="45C7F268" w14:textId="77777777" w:rsidR="00963F27" w:rsidRDefault="00963F27">
      <w:pPr>
        <w:spacing w:before="0" w:after="0" w:line="240" w:lineRule="auto"/>
        <w:rPr>
          <w:ins w:id="1523" w:author="Abhishek Deep Nigam" w:date="2015-11-15T18:28:00Z"/>
        </w:rPr>
        <w:pPrChange w:id="1524" w:author="Abhishek Deep Nigam" w:date="2015-11-15T18:29:00Z">
          <w:pPr/>
        </w:pPrChange>
      </w:pPr>
      <w:ins w:id="1525" w:author="Abhishek Deep Nigam" w:date="2015-11-15T18:28:00Z">
        <w:r>
          <w:t>work</w:t>
        </w:r>
      </w:ins>
    </w:p>
    <w:p w14:paraId="22AB6C34" w14:textId="77777777" w:rsidR="00963F27" w:rsidRDefault="00963F27">
      <w:pPr>
        <w:spacing w:before="0" w:after="0" w:line="240" w:lineRule="auto"/>
        <w:rPr>
          <w:ins w:id="1526" w:author="Abhishek Deep Nigam" w:date="2015-11-15T18:28:00Z"/>
        </w:rPr>
        <w:pPrChange w:id="1527" w:author="Abhishek Deep Nigam" w:date="2015-11-15T18:29:00Z">
          <w:pPr/>
        </w:pPrChange>
      </w:pPr>
      <w:ins w:id="1528" w:author="Abhishek Deep Nigam" w:date="2015-11-15T18:28:00Z">
        <w:r>
          <w:t>problem</w:t>
        </w:r>
      </w:ins>
    </w:p>
    <w:p w14:paraId="2562DA5D" w14:textId="77777777" w:rsidR="00963F27" w:rsidRDefault="00963F27">
      <w:pPr>
        <w:spacing w:before="0" w:after="0" w:line="240" w:lineRule="auto"/>
        <w:rPr>
          <w:ins w:id="1529" w:author="Abhishek Deep Nigam" w:date="2015-11-15T18:28:00Z"/>
        </w:rPr>
        <w:pPrChange w:id="1530" w:author="Abhishek Deep Nigam" w:date="2015-11-15T18:29:00Z">
          <w:pPr/>
        </w:pPrChange>
      </w:pPr>
      <w:ins w:id="1531" w:author="Abhishek Deep Nigam" w:date="2015-11-15T18:28:00Z">
        <w:r>
          <w:t>could</w:t>
        </w:r>
      </w:ins>
    </w:p>
    <w:p w14:paraId="64643509" w14:textId="77777777" w:rsidR="00781DF1" w:rsidRDefault="00781DF1" w:rsidP="00963F27">
      <w:pPr>
        <w:spacing w:before="0" w:after="0" w:line="240" w:lineRule="auto"/>
        <w:rPr>
          <w:ins w:id="153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533" w:author="Abhishek Deep Nigam" w:date="2015-11-15T18:44:00Z">
            <w:sectPr w:rsidR="00781DF1" w:rsidSect="00781DF1">
              <w:pgMar w:top="1901" w:right="1008" w:bottom="1440" w:left="1008" w:header="720" w:footer="432" w:gutter="0"/>
              <w:cols w:num="1"/>
            </w:sectPr>
          </w:sectPrChange>
        </w:sectPr>
      </w:pPr>
    </w:p>
    <w:p w14:paraId="5C5FE299" w14:textId="148F9C19" w:rsidR="00963F27" w:rsidRDefault="00963F27">
      <w:pPr>
        <w:spacing w:before="0" w:after="0" w:line="240" w:lineRule="auto"/>
        <w:rPr>
          <w:ins w:id="1534" w:author="Abhishek Deep Nigam" w:date="2015-11-15T18:28:00Z"/>
        </w:rPr>
        <w:pPrChange w:id="1535" w:author="Abhishek Deep Nigam" w:date="2015-11-15T18:29:00Z">
          <w:pPr/>
        </w:pPrChange>
      </w:pPr>
    </w:p>
    <w:p w14:paraId="6584E5FD" w14:textId="77777777" w:rsidR="00963F27" w:rsidRDefault="00963F27">
      <w:pPr>
        <w:spacing w:before="0" w:after="0" w:line="240" w:lineRule="auto"/>
        <w:rPr>
          <w:ins w:id="1536" w:author="Abhishek Deep Nigam" w:date="2015-11-15T18:28:00Z"/>
        </w:rPr>
        <w:pPrChange w:id="1537" w:author="Abhishek Deep Nigam" w:date="2015-11-15T18:29:00Z">
          <w:pPr/>
        </w:pPrChange>
      </w:pPr>
    </w:p>
    <w:p w14:paraId="36781605" w14:textId="77777777" w:rsidR="00963F27" w:rsidRDefault="00963F27">
      <w:pPr>
        <w:pStyle w:val="Heading7"/>
        <w:rPr>
          <w:ins w:id="1538" w:author="Abhishek Deep Nigam" w:date="2015-11-15T18:28:00Z"/>
        </w:rPr>
        <w:pPrChange w:id="1539" w:author="Abhishek Deep Nigam" w:date="2015-11-15T18:32:00Z">
          <w:pPr/>
        </w:pPrChange>
      </w:pPr>
      <w:ins w:id="1540" w:author="Abhishek Deep Nigam" w:date="2015-11-15T18:28:00Z">
        <w:r>
          <w:t>Top 20 Words for rec.sport.baseball</w:t>
        </w:r>
      </w:ins>
    </w:p>
    <w:p w14:paraId="65353559" w14:textId="77777777" w:rsidR="00781DF1" w:rsidRDefault="00781DF1" w:rsidP="00963F27">
      <w:pPr>
        <w:spacing w:before="0" w:after="0" w:line="240" w:lineRule="auto"/>
        <w:rPr>
          <w:ins w:id="1541"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37F18201" w14:textId="73537ED2" w:rsidR="00963F27" w:rsidRDefault="00963F27">
      <w:pPr>
        <w:spacing w:before="0" w:after="0" w:line="240" w:lineRule="auto"/>
        <w:rPr>
          <w:ins w:id="1542" w:author="Abhishek Deep Nigam" w:date="2015-11-15T18:28:00Z"/>
        </w:rPr>
        <w:pPrChange w:id="1543" w:author="Abhishek Deep Nigam" w:date="2015-11-15T18:29:00Z">
          <w:pPr/>
        </w:pPrChange>
      </w:pPr>
      <w:ins w:id="1544" w:author="Abhishek Deep Nigam" w:date="2015-11-15T18:28:00Z">
        <w:r>
          <w:lastRenderedPageBreak/>
          <w:t>subject</w:t>
        </w:r>
      </w:ins>
    </w:p>
    <w:p w14:paraId="47151F14" w14:textId="77777777" w:rsidR="00963F27" w:rsidRDefault="00963F27">
      <w:pPr>
        <w:spacing w:before="0" w:after="0" w:line="240" w:lineRule="auto"/>
        <w:rPr>
          <w:ins w:id="1545" w:author="Abhishek Deep Nigam" w:date="2015-11-15T18:28:00Z"/>
        </w:rPr>
        <w:pPrChange w:id="1546" w:author="Abhishek Deep Nigam" w:date="2015-11-15T18:29:00Z">
          <w:pPr/>
        </w:pPrChange>
      </w:pPr>
      <w:ins w:id="1547" w:author="Abhishek Deep Nigam" w:date="2015-11-15T18:28:00Z">
        <w:r>
          <w:t>nt</w:t>
        </w:r>
      </w:ins>
    </w:p>
    <w:p w14:paraId="10561D62" w14:textId="77777777" w:rsidR="00963F27" w:rsidRDefault="00963F27">
      <w:pPr>
        <w:spacing w:before="0" w:after="0" w:line="240" w:lineRule="auto"/>
        <w:rPr>
          <w:ins w:id="1548" w:author="Abhishek Deep Nigam" w:date="2015-11-15T18:28:00Z"/>
        </w:rPr>
        <w:pPrChange w:id="1549" w:author="Abhishek Deep Nigam" w:date="2015-11-15T18:29:00Z">
          <w:pPr/>
        </w:pPrChange>
      </w:pPr>
      <w:ins w:id="1550" w:author="Abhishek Deep Nigam" w:date="2015-11-15T18:28:00Z">
        <w:r>
          <w:t>writes</w:t>
        </w:r>
      </w:ins>
    </w:p>
    <w:p w14:paraId="52B1E748" w14:textId="77777777" w:rsidR="00963F27" w:rsidRDefault="00963F27">
      <w:pPr>
        <w:spacing w:before="0" w:after="0" w:line="240" w:lineRule="auto"/>
        <w:rPr>
          <w:ins w:id="1551" w:author="Abhishek Deep Nigam" w:date="2015-11-15T18:28:00Z"/>
        </w:rPr>
        <w:pPrChange w:id="1552" w:author="Abhishek Deep Nigam" w:date="2015-11-15T18:29:00Z">
          <w:pPr/>
        </w:pPrChange>
      </w:pPr>
      <w:ins w:id="1553" w:author="Abhishek Deep Nigam" w:date="2015-11-15T18:28:00Z">
        <w:r>
          <w:t>article</w:t>
        </w:r>
      </w:ins>
    </w:p>
    <w:p w14:paraId="0E029538" w14:textId="77777777" w:rsidR="00963F27" w:rsidRDefault="00963F27">
      <w:pPr>
        <w:spacing w:before="0" w:after="0" w:line="240" w:lineRule="auto"/>
        <w:rPr>
          <w:ins w:id="1554" w:author="Abhishek Deep Nigam" w:date="2015-11-15T18:28:00Z"/>
        </w:rPr>
        <w:pPrChange w:id="1555" w:author="Abhishek Deep Nigam" w:date="2015-11-15T18:29:00Z">
          <w:pPr/>
        </w:pPrChange>
      </w:pPr>
      <w:ins w:id="1556" w:author="Abhishek Deep Nigam" w:date="2015-11-15T18:28:00Z">
        <w:r>
          <w:t>edu</w:t>
        </w:r>
      </w:ins>
    </w:p>
    <w:p w14:paraId="14233394" w14:textId="77777777" w:rsidR="00963F27" w:rsidRDefault="00963F27">
      <w:pPr>
        <w:spacing w:before="0" w:after="0" w:line="240" w:lineRule="auto"/>
        <w:rPr>
          <w:ins w:id="1557" w:author="Abhishek Deep Nigam" w:date="2015-11-15T18:28:00Z"/>
        </w:rPr>
        <w:pPrChange w:id="1558" w:author="Abhishek Deep Nigam" w:date="2015-11-15T18:29:00Z">
          <w:pPr/>
        </w:pPrChange>
      </w:pPr>
      <w:ins w:id="1559" w:author="Abhishek Deep Nigam" w:date="2015-11-15T18:28:00Z">
        <w:r>
          <w:lastRenderedPageBreak/>
          <w:t>would</w:t>
        </w:r>
      </w:ins>
    </w:p>
    <w:p w14:paraId="257E6B04" w14:textId="77777777" w:rsidR="00963F27" w:rsidRDefault="00963F27">
      <w:pPr>
        <w:spacing w:before="0" w:after="0" w:line="240" w:lineRule="auto"/>
        <w:rPr>
          <w:ins w:id="1560" w:author="Abhishek Deep Nigam" w:date="2015-11-15T18:28:00Z"/>
        </w:rPr>
        <w:pPrChange w:id="1561" w:author="Abhishek Deep Nigam" w:date="2015-11-15T18:29:00Z">
          <w:pPr/>
        </w:pPrChange>
      </w:pPr>
      <w:ins w:id="1562" w:author="Abhishek Deep Nigam" w:date="2015-11-15T18:28:00Z">
        <w:r>
          <w:t>one</w:t>
        </w:r>
      </w:ins>
    </w:p>
    <w:p w14:paraId="7DDC3F68" w14:textId="77777777" w:rsidR="00963F27" w:rsidRDefault="00963F27">
      <w:pPr>
        <w:spacing w:before="0" w:after="0" w:line="240" w:lineRule="auto"/>
        <w:rPr>
          <w:ins w:id="1563" w:author="Abhishek Deep Nigam" w:date="2015-11-15T18:28:00Z"/>
        </w:rPr>
        <w:pPrChange w:id="1564" w:author="Abhishek Deep Nigam" w:date="2015-11-15T18:29:00Z">
          <w:pPr/>
        </w:pPrChange>
      </w:pPr>
      <w:ins w:id="1565" w:author="Abhishek Deep Nigam" w:date="2015-11-15T18:28:00Z">
        <w:r>
          <w:t>last</w:t>
        </w:r>
      </w:ins>
    </w:p>
    <w:p w14:paraId="05797983" w14:textId="77777777" w:rsidR="00963F27" w:rsidRDefault="00963F27">
      <w:pPr>
        <w:spacing w:before="0" w:after="0" w:line="240" w:lineRule="auto"/>
        <w:rPr>
          <w:ins w:id="1566" w:author="Abhishek Deep Nigam" w:date="2015-11-15T18:28:00Z"/>
        </w:rPr>
        <w:pPrChange w:id="1567" w:author="Abhishek Deep Nigam" w:date="2015-11-15T18:29:00Z">
          <w:pPr/>
        </w:pPrChange>
      </w:pPr>
      <w:ins w:id="1568" w:author="Abhishek Deep Nigam" w:date="2015-11-15T18:28:00Z">
        <w:r>
          <w:t>year</w:t>
        </w:r>
      </w:ins>
    </w:p>
    <w:p w14:paraId="20374C77" w14:textId="77777777" w:rsidR="00963F27" w:rsidRDefault="00963F27">
      <w:pPr>
        <w:spacing w:before="0" w:after="0" w:line="240" w:lineRule="auto"/>
        <w:rPr>
          <w:ins w:id="1569" w:author="Abhishek Deep Nigam" w:date="2015-11-15T18:28:00Z"/>
        </w:rPr>
        <w:pPrChange w:id="1570" w:author="Abhishek Deep Nigam" w:date="2015-11-15T18:29:00Z">
          <w:pPr/>
        </w:pPrChange>
      </w:pPr>
      <w:ins w:id="1571" w:author="Abhishek Deep Nigam" w:date="2015-11-15T18:28:00Z">
        <w:r>
          <w:t>like</w:t>
        </w:r>
      </w:ins>
    </w:p>
    <w:p w14:paraId="047D3BB7" w14:textId="77777777" w:rsidR="00963F27" w:rsidRDefault="00963F27">
      <w:pPr>
        <w:spacing w:before="0" w:after="0" w:line="240" w:lineRule="auto"/>
        <w:rPr>
          <w:ins w:id="1572" w:author="Abhishek Deep Nigam" w:date="2015-11-15T18:28:00Z"/>
        </w:rPr>
        <w:pPrChange w:id="1573" w:author="Abhishek Deep Nigam" w:date="2015-11-15T18:29:00Z">
          <w:pPr/>
        </w:pPrChange>
      </w:pPr>
      <w:ins w:id="1574" w:author="Abhishek Deep Nigam" w:date="2015-11-15T18:28:00Z">
        <w:r>
          <w:lastRenderedPageBreak/>
          <w:t>baseball</w:t>
        </w:r>
      </w:ins>
    </w:p>
    <w:p w14:paraId="53687DB9" w14:textId="77777777" w:rsidR="00963F27" w:rsidRDefault="00963F27">
      <w:pPr>
        <w:spacing w:before="0" w:after="0" w:line="240" w:lineRule="auto"/>
        <w:rPr>
          <w:ins w:id="1575" w:author="Abhishek Deep Nigam" w:date="2015-11-15T18:28:00Z"/>
        </w:rPr>
        <w:pPrChange w:id="1576" w:author="Abhishek Deep Nigam" w:date="2015-11-15T18:29:00Z">
          <w:pPr/>
        </w:pPrChange>
      </w:pPr>
      <w:ins w:id="1577" w:author="Abhishek Deep Nigam" w:date="2015-11-15T18:28:00Z">
        <w:r>
          <w:t>good</w:t>
        </w:r>
      </w:ins>
    </w:p>
    <w:p w14:paraId="6AABFC6B" w14:textId="77777777" w:rsidR="00963F27" w:rsidRDefault="00963F27">
      <w:pPr>
        <w:spacing w:before="0" w:after="0" w:line="240" w:lineRule="auto"/>
        <w:rPr>
          <w:ins w:id="1578" w:author="Abhishek Deep Nigam" w:date="2015-11-15T18:28:00Z"/>
        </w:rPr>
        <w:pPrChange w:id="1579" w:author="Abhishek Deep Nigam" w:date="2015-11-15T18:29:00Z">
          <w:pPr/>
        </w:pPrChange>
      </w:pPr>
      <w:ins w:id="1580" w:author="Abhishek Deep Nigam" w:date="2015-11-15T18:28:00Z">
        <w:r>
          <w:t>think</w:t>
        </w:r>
      </w:ins>
    </w:p>
    <w:p w14:paraId="62FF8962" w14:textId="77777777" w:rsidR="00963F27" w:rsidRDefault="00963F27">
      <w:pPr>
        <w:spacing w:before="0" w:after="0" w:line="240" w:lineRule="auto"/>
        <w:rPr>
          <w:ins w:id="1581" w:author="Abhishek Deep Nigam" w:date="2015-11-15T18:28:00Z"/>
        </w:rPr>
        <w:pPrChange w:id="1582" w:author="Abhishek Deep Nigam" w:date="2015-11-15T18:29:00Z">
          <w:pPr/>
        </w:pPrChange>
      </w:pPr>
      <w:ins w:id="1583" w:author="Abhishek Deep Nigam" w:date="2015-11-15T18:28:00Z">
        <w:r>
          <w:t>get</w:t>
        </w:r>
      </w:ins>
    </w:p>
    <w:p w14:paraId="00465FC1" w14:textId="77777777" w:rsidR="00963F27" w:rsidRDefault="00963F27">
      <w:pPr>
        <w:spacing w:before="0" w:after="0" w:line="240" w:lineRule="auto"/>
        <w:rPr>
          <w:ins w:id="1584" w:author="Abhishek Deep Nigam" w:date="2015-11-15T18:28:00Z"/>
        </w:rPr>
        <w:pPrChange w:id="1585" w:author="Abhishek Deep Nigam" w:date="2015-11-15T18:29:00Z">
          <w:pPr/>
        </w:pPrChange>
      </w:pPr>
      <w:ins w:id="1586" w:author="Abhishek Deep Nigam" w:date="2015-11-15T18:28:00Z">
        <w:r>
          <w:t>time</w:t>
        </w:r>
      </w:ins>
    </w:p>
    <w:p w14:paraId="26D418DA" w14:textId="77777777" w:rsidR="00963F27" w:rsidRDefault="00963F27">
      <w:pPr>
        <w:spacing w:before="0" w:after="0" w:line="240" w:lineRule="auto"/>
        <w:rPr>
          <w:ins w:id="1587" w:author="Abhishek Deep Nigam" w:date="2015-11-15T18:28:00Z"/>
        </w:rPr>
        <w:pPrChange w:id="1588" w:author="Abhishek Deep Nigam" w:date="2015-11-15T18:29:00Z">
          <w:pPr/>
        </w:pPrChange>
      </w:pPr>
      <w:ins w:id="1589" w:author="Abhishek Deep Nigam" w:date="2015-11-15T18:28:00Z">
        <w:r>
          <w:lastRenderedPageBreak/>
          <w:t>m</w:t>
        </w:r>
      </w:ins>
    </w:p>
    <w:p w14:paraId="31CA1D58" w14:textId="77777777" w:rsidR="00963F27" w:rsidRDefault="00963F27">
      <w:pPr>
        <w:spacing w:before="0" w:after="0" w:line="240" w:lineRule="auto"/>
        <w:rPr>
          <w:ins w:id="1590" w:author="Abhishek Deep Nigam" w:date="2015-11-15T18:28:00Z"/>
        </w:rPr>
        <w:pPrChange w:id="1591" w:author="Abhishek Deep Nigam" w:date="2015-11-15T18:29:00Z">
          <w:pPr/>
        </w:pPrChange>
      </w:pPr>
      <w:ins w:id="1592" w:author="Abhishek Deep Nigam" w:date="2015-11-15T18:28:00Z">
        <w:r>
          <w:t>know</w:t>
        </w:r>
      </w:ins>
    </w:p>
    <w:p w14:paraId="31D47909" w14:textId="77777777" w:rsidR="00963F27" w:rsidRDefault="00963F27">
      <w:pPr>
        <w:spacing w:before="0" w:after="0" w:line="240" w:lineRule="auto"/>
        <w:rPr>
          <w:ins w:id="1593" w:author="Abhishek Deep Nigam" w:date="2015-11-15T18:28:00Z"/>
        </w:rPr>
        <w:pPrChange w:id="1594" w:author="Abhishek Deep Nigam" w:date="2015-11-15T18:29:00Z">
          <w:pPr/>
        </w:pPrChange>
      </w:pPr>
      <w:ins w:id="1595" w:author="Abhishek Deep Nigam" w:date="2015-11-15T18:28:00Z">
        <w:r>
          <w:lastRenderedPageBreak/>
          <w:t>game</w:t>
        </w:r>
      </w:ins>
    </w:p>
    <w:p w14:paraId="3F340D5C" w14:textId="77777777" w:rsidR="00963F27" w:rsidRDefault="00963F27">
      <w:pPr>
        <w:spacing w:before="0" w:after="0" w:line="240" w:lineRule="auto"/>
        <w:rPr>
          <w:ins w:id="1596" w:author="Abhishek Deep Nigam" w:date="2015-11-15T18:28:00Z"/>
        </w:rPr>
        <w:pPrChange w:id="1597" w:author="Abhishek Deep Nigam" w:date="2015-11-15T18:29:00Z">
          <w:pPr/>
        </w:pPrChange>
      </w:pPr>
      <w:ins w:id="1598" w:author="Abhishek Deep Nigam" w:date="2015-11-15T18:28:00Z">
        <w:r>
          <w:t>team</w:t>
        </w:r>
      </w:ins>
    </w:p>
    <w:p w14:paraId="243C0D04" w14:textId="77777777" w:rsidR="00781DF1" w:rsidRDefault="00963F27" w:rsidP="00963F27">
      <w:pPr>
        <w:spacing w:before="0" w:after="0" w:line="240" w:lineRule="auto"/>
        <w:rPr>
          <w:ins w:id="1599"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600" w:author="Abhishek Deep Nigam" w:date="2015-11-15T18:44:00Z">
            <w:sectPr w:rsidR="00781DF1" w:rsidSect="00781DF1">
              <w:pgMar w:top="1901" w:right="1008" w:bottom="1440" w:left="1008" w:header="720" w:footer="432" w:gutter="0"/>
              <w:cols w:num="1"/>
            </w:sectPr>
          </w:sectPrChange>
        </w:sectPr>
      </w:pPr>
      <w:ins w:id="1601" w:author="Abhishek Deep Nigam" w:date="2015-11-15T18:28:00Z">
        <w:r>
          <w:lastRenderedPageBreak/>
          <w:t>first</w:t>
        </w:r>
      </w:ins>
    </w:p>
    <w:p w14:paraId="4AF15A03" w14:textId="454C894C" w:rsidR="00963F27" w:rsidRDefault="00963F27">
      <w:pPr>
        <w:spacing w:before="0" w:after="0" w:line="240" w:lineRule="auto"/>
        <w:rPr>
          <w:ins w:id="1602" w:author="Abhishek Deep Nigam" w:date="2015-11-15T18:28:00Z"/>
        </w:rPr>
        <w:pPrChange w:id="1603" w:author="Abhishek Deep Nigam" w:date="2015-11-15T18:29:00Z">
          <w:pPr/>
        </w:pPrChange>
      </w:pPr>
    </w:p>
    <w:p w14:paraId="28170BE5" w14:textId="77777777" w:rsidR="00963F27" w:rsidRDefault="00963F27">
      <w:pPr>
        <w:spacing w:before="0" w:after="0" w:line="240" w:lineRule="auto"/>
        <w:rPr>
          <w:ins w:id="1604" w:author="Abhishek Deep Nigam" w:date="2015-11-15T18:28:00Z"/>
        </w:rPr>
        <w:pPrChange w:id="1605" w:author="Abhishek Deep Nigam" w:date="2015-11-15T18:29:00Z">
          <w:pPr/>
        </w:pPrChange>
      </w:pPr>
    </w:p>
    <w:p w14:paraId="17300BC3" w14:textId="77777777" w:rsidR="00963F27" w:rsidRDefault="00963F27">
      <w:pPr>
        <w:spacing w:before="0" w:after="0" w:line="240" w:lineRule="auto"/>
        <w:rPr>
          <w:ins w:id="1606" w:author="Abhishek Deep Nigam" w:date="2015-11-15T18:28:00Z"/>
        </w:rPr>
        <w:pPrChange w:id="1607" w:author="Abhishek Deep Nigam" w:date="2015-11-15T18:29:00Z">
          <w:pPr/>
        </w:pPrChange>
      </w:pPr>
    </w:p>
    <w:p w14:paraId="293FFAD4" w14:textId="77777777" w:rsidR="00963F27" w:rsidRDefault="00963F27">
      <w:pPr>
        <w:pStyle w:val="Heading7"/>
        <w:rPr>
          <w:ins w:id="1608" w:author="Abhishek Deep Nigam" w:date="2015-11-15T18:28:00Z"/>
        </w:rPr>
        <w:pPrChange w:id="1609" w:author="Abhishek Deep Nigam" w:date="2015-11-15T18:32:00Z">
          <w:pPr/>
        </w:pPrChange>
      </w:pPr>
      <w:ins w:id="1610" w:author="Abhishek Deep Nigam" w:date="2015-11-15T18:28:00Z">
        <w:r>
          <w:t>Top 20 Words for comp.windows.x</w:t>
        </w:r>
      </w:ins>
    </w:p>
    <w:p w14:paraId="70237ADE" w14:textId="77777777" w:rsidR="00781DF1" w:rsidRDefault="00781DF1" w:rsidP="00963F27">
      <w:pPr>
        <w:spacing w:before="0" w:after="0" w:line="240" w:lineRule="auto"/>
        <w:rPr>
          <w:ins w:id="1611"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6865954" w14:textId="4D206DDC" w:rsidR="00963F27" w:rsidRDefault="00963F27">
      <w:pPr>
        <w:spacing w:before="0" w:after="0" w:line="240" w:lineRule="auto"/>
        <w:rPr>
          <w:ins w:id="1612" w:author="Abhishek Deep Nigam" w:date="2015-11-15T18:28:00Z"/>
        </w:rPr>
        <w:pPrChange w:id="1613" w:author="Abhishek Deep Nigam" w:date="2015-11-15T18:29:00Z">
          <w:pPr/>
        </w:pPrChange>
      </w:pPr>
      <w:ins w:id="1614" w:author="Abhishek Deep Nigam" w:date="2015-11-15T18:28:00Z">
        <w:r>
          <w:lastRenderedPageBreak/>
          <w:t>subject</w:t>
        </w:r>
      </w:ins>
    </w:p>
    <w:p w14:paraId="3B1DBBD7" w14:textId="77777777" w:rsidR="00963F27" w:rsidRDefault="00963F27">
      <w:pPr>
        <w:spacing w:before="0" w:after="0" w:line="240" w:lineRule="auto"/>
        <w:rPr>
          <w:ins w:id="1615" w:author="Abhishek Deep Nigam" w:date="2015-11-15T18:28:00Z"/>
        </w:rPr>
        <w:pPrChange w:id="1616" w:author="Abhishek Deep Nigam" w:date="2015-11-15T18:29:00Z">
          <w:pPr/>
        </w:pPrChange>
      </w:pPr>
      <w:ins w:id="1617" w:author="Abhishek Deep Nigam" w:date="2015-11-15T18:28:00Z">
        <w:r>
          <w:t>x</w:t>
        </w:r>
      </w:ins>
    </w:p>
    <w:p w14:paraId="7EBBF627" w14:textId="77777777" w:rsidR="00963F27" w:rsidRDefault="00963F27">
      <w:pPr>
        <w:spacing w:before="0" w:after="0" w:line="240" w:lineRule="auto"/>
        <w:rPr>
          <w:ins w:id="1618" w:author="Abhishek Deep Nigam" w:date="2015-11-15T18:28:00Z"/>
        </w:rPr>
        <w:pPrChange w:id="1619" w:author="Abhishek Deep Nigam" w:date="2015-11-15T18:29:00Z">
          <w:pPr/>
        </w:pPrChange>
      </w:pPr>
      <w:ins w:id="1620" w:author="Abhishek Deep Nigam" w:date="2015-11-15T18:28:00Z">
        <w:r>
          <w:t>nt</w:t>
        </w:r>
      </w:ins>
    </w:p>
    <w:p w14:paraId="0BDF2836" w14:textId="77777777" w:rsidR="00963F27" w:rsidRDefault="00963F27">
      <w:pPr>
        <w:spacing w:before="0" w:after="0" w:line="240" w:lineRule="auto"/>
        <w:rPr>
          <w:ins w:id="1621" w:author="Abhishek Deep Nigam" w:date="2015-11-15T18:28:00Z"/>
        </w:rPr>
        <w:pPrChange w:id="1622" w:author="Abhishek Deep Nigam" w:date="2015-11-15T18:29:00Z">
          <w:pPr/>
        </w:pPrChange>
      </w:pPr>
      <w:ins w:id="1623" w:author="Abhishek Deep Nigam" w:date="2015-11-15T18:28:00Z">
        <w:r>
          <w:t>use</w:t>
        </w:r>
      </w:ins>
    </w:p>
    <w:p w14:paraId="0B1664C8" w14:textId="77777777" w:rsidR="00963F27" w:rsidRDefault="00963F27">
      <w:pPr>
        <w:spacing w:before="0" w:after="0" w:line="240" w:lineRule="auto"/>
        <w:rPr>
          <w:ins w:id="1624" w:author="Abhishek Deep Nigam" w:date="2015-11-15T18:28:00Z"/>
        </w:rPr>
        <w:pPrChange w:id="1625" w:author="Abhishek Deep Nigam" w:date="2015-11-15T18:29:00Z">
          <w:pPr/>
        </w:pPrChange>
      </w:pPr>
      <w:ins w:id="1626" w:author="Abhishek Deep Nigam" w:date="2015-11-15T18:28:00Z">
        <w:r>
          <w:t>writes</w:t>
        </w:r>
      </w:ins>
    </w:p>
    <w:p w14:paraId="7524F2DE" w14:textId="77777777" w:rsidR="00963F27" w:rsidRDefault="00963F27">
      <w:pPr>
        <w:spacing w:before="0" w:after="0" w:line="240" w:lineRule="auto"/>
        <w:rPr>
          <w:ins w:id="1627" w:author="Abhishek Deep Nigam" w:date="2015-11-15T18:28:00Z"/>
        </w:rPr>
        <w:pPrChange w:id="1628" w:author="Abhishek Deep Nigam" w:date="2015-11-15T18:29:00Z">
          <w:pPr/>
        </w:pPrChange>
      </w:pPr>
      <w:ins w:id="1629" w:author="Abhishek Deep Nigam" w:date="2015-11-15T18:28:00Z">
        <w:r>
          <w:t>get</w:t>
        </w:r>
      </w:ins>
    </w:p>
    <w:p w14:paraId="258620EB" w14:textId="77777777" w:rsidR="00963F27" w:rsidRDefault="00963F27">
      <w:pPr>
        <w:spacing w:before="0" w:after="0" w:line="240" w:lineRule="auto"/>
        <w:rPr>
          <w:ins w:id="1630" w:author="Abhishek Deep Nigam" w:date="2015-11-15T18:28:00Z"/>
        </w:rPr>
        <w:pPrChange w:id="1631" w:author="Abhishek Deep Nigam" w:date="2015-11-15T18:29:00Z">
          <w:pPr/>
        </w:pPrChange>
      </w:pPr>
      <w:ins w:id="1632" w:author="Abhishek Deep Nigam" w:date="2015-11-15T18:28:00Z">
        <w:r>
          <w:t>window</w:t>
        </w:r>
      </w:ins>
    </w:p>
    <w:p w14:paraId="25A98B00" w14:textId="77777777" w:rsidR="00963F27" w:rsidRDefault="00963F27">
      <w:pPr>
        <w:spacing w:before="0" w:after="0" w:line="240" w:lineRule="auto"/>
        <w:rPr>
          <w:ins w:id="1633" w:author="Abhishek Deep Nigam" w:date="2015-11-15T18:28:00Z"/>
        </w:rPr>
        <w:pPrChange w:id="1634" w:author="Abhishek Deep Nigam" w:date="2015-11-15T18:29:00Z">
          <w:pPr/>
        </w:pPrChange>
      </w:pPr>
      <w:ins w:id="1635" w:author="Abhishek Deep Nigam" w:date="2015-11-15T18:28:00Z">
        <w:r>
          <w:lastRenderedPageBreak/>
          <w:t>article</w:t>
        </w:r>
      </w:ins>
    </w:p>
    <w:p w14:paraId="7446383E" w14:textId="77777777" w:rsidR="00963F27" w:rsidRDefault="00963F27">
      <w:pPr>
        <w:spacing w:before="0" w:after="0" w:line="240" w:lineRule="auto"/>
        <w:rPr>
          <w:ins w:id="1636" w:author="Abhishek Deep Nigam" w:date="2015-11-15T18:28:00Z"/>
        </w:rPr>
        <w:pPrChange w:id="1637" w:author="Abhishek Deep Nigam" w:date="2015-11-15T18:29:00Z">
          <w:pPr/>
        </w:pPrChange>
      </w:pPr>
      <w:ins w:id="1638" w:author="Abhishek Deep Nigam" w:date="2015-11-15T18:28:00Z">
        <w:r>
          <w:t>using</w:t>
        </w:r>
      </w:ins>
    </w:p>
    <w:p w14:paraId="44E89A09" w14:textId="77777777" w:rsidR="00963F27" w:rsidRDefault="00963F27">
      <w:pPr>
        <w:spacing w:before="0" w:after="0" w:line="240" w:lineRule="auto"/>
        <w:rPr>
          <w:ins w:id="1639" w:author="Abhishek Deep Nigam" w:date="2015-11-15T18:28:00Z"/>
        </w:rPr>
        <w:pPrChange w:id="1640" w:author="Abhishek Deep Nigam" w:date="2015-11-15T18:29:00Z">
          <w:pPr/>
        </w:pPrChange>
      </w:pPr>
      <w:ins w:id="1641" w:author="Abhishek Deep Nigam" w:date="2015-11-15T18:28:00Z">
        <w:r>
          <w:t>one</w:t>
        </w:r>
      </w:ins>
    </w:p>
    <w:p w14:paraId="2A6A1A52" w14:textId="77777777" w:rsidR="00963F27" w:rsidRDefault="00963F27">
      <w:pPr>
        <w:spacing w:before="0" w:after="0" w:line="240" w:lineRule="auto"/>
        <w:rPr>
          <w:ins w:id="1642" w:author="Abhishek Deep Nigam" w:date="2015-11-15T18:28:00Z"/>
        </w:rPr>
        <w:pPrChange w:id="1643" w:author="Abhishek Deep Nigam" w:date="2015-11-15T18:29:00Z">
          <w:pPr/>
        </w:pPrChange>
      </w:pPr>
      <w:ins w:id="1644" w:author="Abhishek Deep Nigam" w:date="2015-11-15T18:28:00Z">
        <w:r>
          <w:t>like</w:t>
        </w:r>
      </w:ins>
    </w:p>
    <w:p w14:paraId="43808777" w14:textId="77777777" w:rsidR="00963F27" w:rsidRDefault="00963F27">
      <w:pPr>
        <w:spacing w:before="0" w:after="0" w:line="240" w:lineRule="auto"/>
        <w:rPr>
          <w:ins w:id="1645" w:author="Abhishek Deep Nigam" w:date="2015-11-15T18:28:00Z"/>
        </w:rPr>
        <w:pPrChange w:id="1646" w:author="Abhishek Deep Nigam" w:date="2015-11-15T18:29:00Z">
          <w:pPr/>
        </w:pPrChange>
      </w:pPr>
      <w:ins w:id="1647" w:author="Abhishek Deep Nigam" w:date="2015-11-15T18:28:00Z">
        <w:r>
          <w:t>would</w:t>
        </w:r>
      </w:ins>
    </w:p>
    <w:p w14:paraId="34D9CB9B" w14:textId="77777777" w:rsidR="00963F27" w:rsidRDefault="00963F27">
      <w:pPr>
        <w:spacing w:before="0" w:after="0" w:line="240" w:lineRule="auto"/>
        <w:rPr>
          <w:ins w:id="1648" w:author="Abhishek Deep Nigam" w:date="2015-11-15T18:28:00Z"/>
        </w:rPr>
        <w:pPrChange w:id="1649" w:author="Abhishek Deep Nigam" w:date="2015-11-15T18:29:00Z">
          <w:pPr/>
        </w:pPrChange>
      </w:pPr>
      <w:ins w:id="1650" w:author="Abhishek Deep Nigam" w:date="2015-11-15T18:28:00Z">
        <w:r>
          <w:t>also</w:t>
        </w:r>
      </w:ins>
    </w:p>
    <w:p w14:paraId="2264B7F3" w14:textId="77777777" w:rsidR="00963F27" w:rsidRDefault="00963F27">
      <w:pPr>
        <w:spacing w:before="0" w:after="0" w:line="240" w:lineRule="auto"/>
        <w:rPr>
          <w:ins w:id="1651" w:author="Abhishek Deep Nigam" w:date="2015-11-15T18:28:00Z"/>
        </w:rPr>
        <w:pPrChange w:id="1652" w:author="Abhishek Deep Nigam" w:date="2015-11-15T18:29:00Z">
          <w:pPr/>
        </w:pPrChange>
      </w:pPr>
      <w:ins w:id="1653" w:author="Abhishek Deep Nigam" w:date="2015-11-15T18:28:00Z">
        <w:r>
          <w:t>problem</w:t>
        </w:r>
      </w:ins>
    </w:p>
    <w:p w14:paraId="0CF1B96D" w14:textId="77777777" w:rsidR="00963F27" w:rsidRDefault="00963F27">
      <w:pPr>
        <w:spacing w:before="0" w:after="0" w:line="240" w:lineRule="auto"/>
        <w:rPr>
          <w:ins w:id="1654" w:author="Abhishek Deep Nigam" w:date="2015-11-15T18:28:00Z"/>
        </w:rPr>
        <w:pPrChange w:id="1655" w:author="Abhishek Deep Nigam" w:date="2015-11-15T18:29:00Z">
          <w:pPr/>
        </w:pPrChange>
      </w:pPr>
      <w:ins w:id="1656" w:author="Abhishek Deep Nigam" w:date="2015-11-15T18:28:00Z">
        <w:r>
          <w:lastRenderedPageBreak/>
          <w:t>know</w:t>
        </w:r>
      </w:ins>
    </w:p>
    <w:p w14:paraId="30633D66" w14:textId="77777777" w:rsidR="00963F27" w:rsidRDefault="00963F27">
      <w:pPr>
        <w:spacing w:before="0" w:after="0" w:line="240" w:lineRule="auto"/>
        <w:rPr>
          <w:ins w:id="1657" w:author="Abhishek Deep Nigam" w:date="2015-11-15T18:28:00Z"/>
        </w:rPr>
        <w:pPrChange w:id="1658" w:author="Abhishek Deep Nigam" w:date="2015-11-15T18:29:00Z">
          <w:pPr/>
        </w:pPrChange>
      </w:pPr>
      <w:ins w:id="1659" w:author="Abhishek Deep Nigam" w:date="2015-11-15T18:28:00Z">
        <w:r>
          <w:t>code</w:t>
        </w:r>
      </w:ins>
    </w:p>
    <w:p w14:paraId="6A3751BC" w14:textId="77777777" w:rsidR="00963F27" w:rsidRDefault="00963F27">
      <w:pPr>
        <w:spacing w:before="0" w:after="0" w:line="240" w:lineRule="auto"/>
        <w:rPr>
          <w:ins w:id="1660" w:author="Abhishek Deep Nigam" w:date="2015-11-15T18:28:00Z"/>
        </w:rPr>
        <w:pPrChange w:id="1661" w:author="Abhishek Deep Nigam" w:date="2015-11-15T18:29:00Z">
          <w:pPr/>
        </w:pPrChange>
      </w:pPr>
      <w:ins w:id="1662" w:author="Abhishek Deep Nigam" w:date="2015-11-15T18:28:00Z">
        <w:r>
          <w:t>m</w:t>
        </w:r>
      </w:ins>
    </w:p>
    <w:p w14:paraId="674797C6" w14:textId="77777777" w:rsidR="00963F27" w:rsidRDefault="00963F27">
      <w:pPr>
        <w:spacing w:before="0" w:after="0" w:line="240" w:lineRule="auto"/>
        <w:rPr>
          <w:ins w:id="1663" w:author="Abhishek Deep Nigam" w:date="2015-11-15T18:28:00Z"/>
        </w:rPr>
        <w:pPrChange w:id="1664" w:author="Abhishek Deep Nigam" w:date="2015-11-15T18:29:00Z">
          <w:pPr/>
        </w:pPrChange>
      </w:pPr>
      <w:ins w:id="1665" w:author="Abhishek Deep Nigam" w:date="2015-11-15T18:28:00Z">
        <w:r>
          <w:t>set</w:t>
        </w:r>
      </w:ins>
    </w:p>
    <w:p w14:paraId="40967826" w14:textId="77777777" w:rsidR="00963F27" w:rsidRDefault="00963F27">
      <w:pPr>
        <w:spacing w:before="0" w:after="0" w:line="240" w:lineRule="auto"/>
        <w:rPr>
          <w:ins w:id="1666" w:author="Abhishek Deep Nigam" w:date="2015-11-15T18:28:00Z"/>
        </w:rPr>
        <w:pPrChange w:id="1667" w:author="Abhishek Deep Nigam" w:date="2015-11-15T18:29:00Z">
          <w:pPr/>
        </w:pPrChange>
      </w:pPr>
      <w:ins w:id="1668" w:author="Abhishek Deep Nigam" w:date="2015-11-15T18:28:00Z">
        <w:r>
          <w:t>email</w:t>
        </w:r>
      </w:ins>
    </w:p>
    <w:p w14:paraId="678C0EE3" w14:textId="77777777" w:rsidR="00963F27" w:rsidRDefault="00963F27">
      <w:pPr>
        <w:spacing w:before="0" w:after="0" w:line="240" w:lineRule="auto"/>
        <w:rPr>
          <w:ins w:id="1669" w:author="Abhishek Deep Nigam" w:date="2015-11-15T18:28:00Z"/>
        </w:rPr>
        <w:pPrChange w:id="1670" w:author="Abhishek Deep Nigam" w:date="2015-11-15T18:29:00Z">
          <w:pPr/>
        </w:pPrChange>
      </w:pPr>
      <w:ins w:id="1671" w:author="Abhishek Deep Nigam" w:date="2015-11-15T18:28:00Z">
        <w:r>
          <w:t>help</w:t>
        </w:r>
      </w:ins>
    </w:p>
    <w:p w14:paraId="1B15458D" w14:textId="77777777" w:rsidR="00781DF1" w:rsidRDefault="00781DF1" w:rsidP="00963F27">
      <w:pPr>
        <w:spacing w:before="0" w:after="0" w:line="240" w:lineRule="auto"/>
        <w:rPr>
          <w:ins w:id="167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673" w:author="Abhishek Deep Nigam" w:date="2015-11-15T18:44:00Z">
            <w:sectPr w:rsidR="00781DF1" w:rsidSect="00781DF1">
              <w:pgMar w:top="1901" w:right="1008" w:bottom="1440" w:left="1008" w:header="720" w:footer="432" w:gutter="0"/>
              <w:cols w:num="1"/>
            </w:sectPr>
          </w:sectPrChange>
        </w:sectPr>
      </w:pPr>
    </w:p>
    <w:p w14:paraId="03240671" w14:textId="1C2D90B6" w:rsidR="00963F27" w:rsidRDefault="00963F27">
      <w:pPr>
        <w:spacing w:before="0" w:after="0" w:line="240" w:lineRule="auto"/>
        <w:rPr>
          <w:ins w:id="1674" w:author="Abhishek Deep Nigam" w:date="2015-11-15T18:28:00Z"/>
        </w:rPr>
        <w:pPrChange w:id="1675" w:author="Abhishek Deep Nigam" w:date="2015-11-15T18:29:00Z">
          <w:pPr/>
        </w:pPrChange>
      </w:pPr>
    </w:p>
    <w:p w14:paraId="1817C6B7" w14:textId="77777777" w:rsidR="00963F27" w:rsidRDefault="00963F27">
      <w:pPr>
        <w:spacing w:before="0" w:after="0" w:line="240" w:lineRule="auto"/>
        <w:rPr>
          <w:ins w:id="1676" w:author="Abhishek Deep Nigam" w:date="2015-11-15T18:28:00Z"/>
        </w:rPr>
        <w:pPrChange w:id="1677" w:author="Abhishek Deep Nigam" w:date="2015-11-15T18:29:00Z">
          <w:pPr/>
        </w:pPrChange>
      </w:pPr>
    </w:p>
    <w:p w14:paraId="632F0DA8" w14:textId="77777777" w:rsidR="00963F27" w:rsidRDefault="00963F27">
      <w:pPr>
        <w:pStyle w:val="Heading7"/>
        <w:rPr>
          <w:ins w:id="1678" w:author="Abhishek Deep Nigam" w:date="2015-11-15T18:28:00Z"/>
        </w:rPr>
        <w:pPrChange w:id="1679" w:author="Abhishek Deep Nigam" w:date="2015-11-15T18:32:00Z">
          <w:pPr/>
        </w:pPrChange>
      </w:pPr>
      <w:ins w:id="1680" w:author="Abhishek Deep Nigam" w:date="2015-11-15T18:28:00Z">
        <w:r>
          <w:t>Top 20 Words for talk.politics.misc</w:t>
        </w:r>
      </w:ins>
    </w:p>
    <w:p w14:paraId="6E6E371F" w14:textId="77777777" w:rsidR="00781DF1" w:rsidRDefault="00781DF1" w:rsidP="00963F27">
      <w:pPr>
        <w:spacing w:before="0" w:after="0" w:line="240" w:lineRule="auto"/>
        <w:rPr>
          <w:ins w:id="1681"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F2BD933" w14:textId="1A19E4E0" w:rsidR="00963F27" w:rsidRDefault="00963F27">
      <w:pPr>
        <w:spacing w:before="0" w:after="0" w:line="240" w:lineRule="auto"/>
        <w:rPr>
          <w:ins w:id="1682" w:author="Abhishek Deep Nigam" w:date="2015-11-15T18:28:00Z"/>
        </w:rPr>
        <w:pPrChange w:id="1683" w:author="Abhishek Deep Nigam" w:date="2015-11-15T18:29:00Z">
          <w:pPr/>
        </w:pPrChange>
      </w:pPr>
      <w:ins w:id="1684" w:author="Abhishek Deep Nigam" w:date="2015-11-15T18:28:00Z">
        <w:r>
          <w:lastRenderedPageBreak/>
          <w:t>subject</w:t>
        </w:r>
      </w:ins>
    </w:p>
    <w:p w14:paraId="703833F8" w14:textId="77777777" w:rsidR="00963F27" w:rsidRDefault="00963F27">
      <w:pPr>
        <w:spacing w:before="0" w:after="0" w:line="240" w:lineRule="auto"/>
        <w:rPr>
          <w:ins w:id="1685" w:author="Abhishek Deep Nigam" w:date="2015-11-15T18:28:00Z"/>
        </w:rPr>
        <w:pPrChange w:id="1686" w:author="Abhishek Deep Nigam" w:date="2015-11-15T18:29:00Z">
          <w:pPr/>
        </w:pPrChange>
      </w:pPr>
      <w:ins w:id="1687" w:author="Abhishek Deep Nigam" w:date="2015-11-15T18:28:00Z">
        <w:r>
          <w:t>nt</w:t>
        </w:r>
      </w:ins>
    </w:p>
    <w:p w14:paraId="372EA502" w14:textId="77777777" w:rsidR="00963F27" w:rsidRDefault="00963F27">
      <w:pPr>
        <w:spacing w:before="0" w:after="0" w:line="240" w:lineRule="auto"/>
        <w:rPr>
          <w:ins w:id="1688" w:author="Abhishek Deep Nigam" w:date="2015-11-15T18:28:00Z"/>
        </w:rPr>
        <w:pPrChange w:id="1689" w:author="Abhishek Deep Nigam" w:date="2015-11-15T18:29:00Z">
          <w:pPr/>
        </w:pPrChange>
      </w:pPr>
      <w:ins w:id="1690" w:author="Abhishek Deep Nigam" w:date="2015-11-15T18:28:00Z">
        <w:r>
          <w:t>writes</w:t>
        </w:r>
      </w:ins>
    </w:p>
    <w:p w14:paraId="137D1792" w14:textId="77777777" w:rsidR="00963F27" w:rsidRDefault="00963F27">
      <w:pPr>
        <w:spacing w:before="0" w:after="0" w:line="240" w:lineRule="auto"/>
        <w:rPr>
          <w:ins w:id="1691" w:author="Abhishek Deep Nigam" w:date="2015-11-15T18:28:00Z"/>
        </w:rPr>
        <w:pPrChange w:id="1692" w:author="Abhishek Deep Nigam" w:date="2015-11-15T18:29:00Z">
          <w:pPr/>
        </w:pPrChange>
      </w:pPr>
      <w:ins w:id="1693" w:author="Abhishek Deep Nigam" w:date="2015-11-15T18:28:00Z">
        <w:r>
          <w:t>article</w:t>
        </w:r>
      </w:ins>
    </w:p>
    <w:p w14:paraId="40FDE759" w14:textId="77777777" w:rsidR="00963F27" w:rsidRDefault="00963F27">
      <w:pPr>
        <w:spacing w:before="0" w:after="0" w:line="240" w:lineRule="auto"/>
        <w:rPr>
          <w:ins w:id="1694" w:author="Abhishek Deep Nigam" w:date="2015-11-15T18:28:00Z"/>
        </w:rPr>
        <w:pPrChange w:id="1695" w:author="Abhishek Deep Nigam" w:date="2015-11-15T18:29:00Z">
          <w:pPr/>
        </w:pPrChange>
      </w:pPr>
      <w:ins w:id="1696" w:author="Abhishek Deep Nigam" w:date="2015-11-15T18:28:00Z">
        <w:r>
          <w:t>people</w:t>
        </w:r>
      </w:ins>
    </w:p>
    <w:p w14:paraId="67A11AB8" w14:textId="77777777" w:rsidR="00963F27" w:rsidRDefault="00963F27">
      <w:pPr>
        <w:spacing w:before="0" w:after="0" w:line="240" w:lineRule="auto"/>
        <w:rPr>
          <w:ins w:id="1697" w:author="Abhishek Deep Nigam" w:date="2015-11-15T18:28:00Z"/>
        </w:rPr>
        <w:pPrChange w:id="1698" w:author="Abhishek Deep Nigam" w:date="2015-11-15T18:29:00Z">
          <w:pPr/>
        </w:pPrChange>
      </w:pPr>
      <w:ins w:id="1699" w:author="Abhishek Deep Nigam" w:date="2015-11-15T18:28:00Z">
        <w:r>
          <w:t>would</w:t>
        </w:r>
      </w:ins>
    </w:p>
    <w:p w14:paraId="2A8AF96F" w14:textId="77777777" w:rsidR="00963F27" w:rsidRDefault="00963F27">
      <w:pPr>
        <w:spacing w:before="0" w:after="0" w:line="240" w:lineRule="auto"/>
        <w:rPr>
          <w:ins w:id="1700" w:author="Abhishek Deep Nigam" w:date="2015-11-15T18:28:00Z"/>
        </w:rPr>
        <w:pPrChange w:id="1701" w:author="Abhishek Deep Nigam" w:date="2015-11-15T18:29:00Z">
          <w:pPr/>
        </w:pPrChange>
      </w:pPr>
      <w:ins w:id="1702" w:author="Abhishek Deep Nigam" w:date="2015-11-15T18:28:00Z">
        <w:r>
          <w:t>one</w:t>
        </w:r>
      </w:ins>
    </w:p>
    <w:p w14:paraId="308FE314" w14:textId="77777777" w:rsidR="00963F27" w:rsidRDefault="00963F27">
      <w:pPr>
        <w:spacing w:before="0" w:after="0" w:line="240" w:lineRule="auto"/>
        <w:rPr>
          <w:ins w:id="1703" w:author="Abhishek Deep Nigam" w:date="2015-11-15T18:28:00Z"/>
        </w:rPr>
        <w:pPrChange w:id="1704" w:author="Abhishek Deep Nigam" w:date="2015-11-15T18:29:00Z">
          <w:pPr/>
        </w:pPrChange>
      </w:pPr>
      <w:ins w:id="1705" w:author="Abhishek Deep Nigam" w:date="2015-11-15T18:28:00Z">
        <w:r>
          <w:lastRenderedPageBreak/>
          <w:t>like</w:t>
        </w:r>
      </w:ins>
    </w:p>
    <w:p w14:paraId="1B07423F" w14:textId="77777777" w:rsidR="00963F27" w:rsidRDefault="00963F27">
      <w:pPr>
        <w:spacing w:before="0" w:after="0" w:line="240" w:lineRule="auto"/>
        <w:rPr>
          <w:ins w:id="1706" w:author="Abhishek Deep Nigam" w:date="2015-11-15T18:28:00Z"/>
        </w:rPr>
        <w:pPrChange w:id="1707" w:author="Abhishek Deep Nigam" w:date="2015-11-15T18:29:00Z">
          <w:pPr/>
        </w:pPrChange>
      </w:pPr>
      <w:ins w:id="1708" w:author="Abhishek Deep Nigam" w:date="2015-11-15T18:28:00Z">
        <w:r>
          <w:t>edu</w:t>
        </w:r>
      </w:ins>
    </w:p>
    <w:p w14:paraId="00852569" w14:textId="77777777" w:rsidR="00963F27" w:rsidRDefault="00963F27">
      <w:pPr>
        <w:spacing w:before="0" w:after="0" w:line="240" w:lineRule="auto"/>
        <w:rPr>
          <w:ins w:id="1709" w:author="Abhishek Deep Nigam" w:date="2015-11-15T18:28:00Z"/>
        </w:rPr>
        <w:pPrChange w:id="1710" w:author="Abhishek Deep Nigam" w:date="2015-11-15T18:29:00Z">
          <w:pPr/>
        </w:pPrChange>
      </w:pPr>
      <w:ins w:id="1711" w:author="Abhishek Deep Nigam" w:date="2015-11-15T18:28:00Z">
        <w:r>
          <w:t>us</w:t>
        </w:r>
      </w:ins>
    </w:p>
    <w:p w14:paraId="0EF8DB4E" w14:textId="77777777" w:rsidR="00963F27" w:rsidRDefault="00963F27">
      <w:pPr>
        <w:spacing w:before="0" w:after="0" w:line="240" w:lineRule="auto"/>
        <w:rPr>
          <w:ins w:id="1712" w:author="Abhishek Deep Nigam" w:date="2015-11-15T18:28:00Z"/>
        </w:rPr>
        <w:pPrChange w:id="1713" w:author="Abhishek Deep Nigam" w:date="2015-11-15T18:29:00Z">
          <w:pPr/>
        </w:pPrChange>
      </w:pPr>
      <w:ins w:id="1714" w:author="Abhishek Deep Nigam" w:date="2015-11-15T18:28:00Z">
        <w:r>
          <w:t>even</w:t>
        </w:r>
      </w:ins>
    </w:p>
    <w:p w14:paraId="7C01EE9D" w14:textId="77777777" w:rsidR="00963F27" w:rsidRDefault="00963F27">
      <w:pPr>
        <w:spacing w:before="0" w:after="0" w:line="240" w:lineRule="auto"/>
        <w:rPr>
          <w:ins w:id="1715" w:author="Abhishek Deep Nigam" w:date="2015-11-15T18:28:00Z"/>
        </w:rPr>
        <w:pPrChange w:id="1716" w:author="Abhishek Deep Nigam" w:date="2015-11-15T18:29:00Z">
          <w:pPr/>
        </w:pPrChange>
      </w:pPr>
      <w:ins w:id="1717" w:author="Abhishek Deep Nigam" w:date="2015-11-15T18:28:00Z">
        <w:r>
          <w:t>think</w:t>
        </w:r>
      </w:ins>
    </w:p>
    <w:p w14:paraId="712BF9FA" w14:textId="77777777" w:rsidR="00963F27" w:rsidRDefault="00963F27">
      <w:pPr>
        <w:spacing w:before="0" w:after="0" w:line="240" w:lineRule="auto"/>
        <w:rPr>
          <w:ins w:id="1718" w:author="Abhishek Deep Nigam" w:date="2015-11-15T18:28:00Z"/>
        </w:rPr>
        <w:pPrChange w:id="1719" w:author="Abhishek Deep Nigam" w:date="2015-11-15T18:29:00Z">
          <w:pPr/>
        </w:pPrChange>
      </w:pPr>
      <w:ins w:id="1720" w:author="Abhishek Deep Nigam" w:date="2015-11-15T18:28:00Z">
        <w:r>
          <w:t>m</w:t>
        </w:r>
      </w:ins>
    </w:p>
    <w:p w14:paraId="3F21D47F" w14:textId="77777777" w:rsidR="00963F27" w:rsidRDefault="00963F27">
      <w:pPr>
        <w:spacing w:before="0" w:after="0" w:line="240" w:lineRule="auto"/>
        <w:rPr>
          <w:ins w:id="1721" w:author="Abhishek Deep Nigam" w:date="2015-11-15T18:28:00Z"/>
        </w:rPr>
        <w:pPrChange w:id="1722" w:author="Abhishek Deep Nigam" w:date="2015-11-15T18:29:00Z">
          <w:pPr/>
        </w:pPrChange>
      </w:pPr>
      <w:ins w:id="1723" w:author="Abhishek Deep Nigam" w:date="2015-11-15T18:28:00Z">
        <w:r>
          <w:t>get</w:t>
        </w:r>
      </w:ins>
    </w:p>
    <w:p w14:paraId="0FE1DC8A" w14:textId="77777777" w:rsidR="00963F27" w:rsidRDefault="00963F27">
      <w:pPr>
        <w:spacing w:before="0" w:after="0" w:line="240" w:lineRule="auto"/>
        <w:rPr>
          <w:ins w:id="1724" w:author="Abhishek Deep Nigam" w:date="2015-11-15T18:28:00Z"/>
        </w:rPr>
        <w:pPrChange w:id="1725" w:author="Abhishek Deep Nigam" w:date="2015-11-15T18:29:00Z">
          <w:pPr/>
        </w:pPrChange>
      </w:pPr>
      <w:ins w:id="1726" w:author="Abhishek Deep Nigam" w:date="2015-11-15T18:28:00Z">
        <w:r>
          <w:lastRenderedPageBreak/>
          <w:t>government</w:t>
        </w:r>
      </w:ins>
    </w:p>
    <w:p w14:paraId="66D649C9" w14:textId="77777777" w:rsidR="00963F27" w:rsidRDefault="00963F27">
      <w:pPr>
        <w:spacing w:before="0" w:after="0" w:line="240" w:lineRule="auto"/>
        <w:rPr>
          <w:ins w:id="1727" w:author="Abhishek Deep Nigam" w:date="2015-11-15T18:28:00Z"/>
        </w:rPr>
        <w:pPrChange w:id="1728" w:author="Abhishek Deep Nigam" w:date="2015-11-15T18:29:00Z">
          <w:pPr/>
        </w:pPrChange>
      </w:pPr>
      <w:ins w:id="1729" w:author="Abhishek Deep Nigam" w:date="2015-11-15T18:28:00Z">
        <w:r>
          <w:t>could</w:t>
        </w:r>
      </w:ins>
    </w:p>
    <w:p w14:paraId="45D991F0" w14:textId="77777777" w:rsidR="00963F27" w:rsidRDefault="00963F27">
      <w:pPr>
        <w:spacing w:before="0" w:after="0" w:line="240" w:lineRule="auto"/>
        <w:rPr>
          <w:ins w:id="1730" w:author="Abhishek Deep Nigam" w:date="2015-11-15T18:28:00Z"/>
        </w:rPr>
        <w:pPrChange w:id="1731" w:author="Abhishek Deep Nigam" w:date="2015-11-15T18:29:00Z">
          <w:pPr/>
        </w:pPrChange>
      </w:pPr>
      <w:ins w:id="1732" w:author="Abhishek Deep Nigam" w:date="2015-11-15T18:28:00Z">
        <w:r>
          <w:t>know</w:t>
        </w:r>
      </w:ins>
    </w:p>
    <w:p w14:paraId="46C08FEF" w14:textId="77777777" w:rsidR="00963F27" w:rsidRDefault="00963F27">
      <w:pPr>
        <w:spacing w:before="0" w:after="0" w:line="240" w:lineRule="auto"/>
        <w:rPr>
          <w:ins w:id="1733" w:author="Abhishek Deep Nigam" w:date="2015-11-15T18:28:00Z"/>
        </w:rPr>
        <w:pPrChange w:id="1734" w:author="Abhishek Deep Nigam" w:date="2015-11-15T18:29:00Z">
          <w:pPr/>
        </w:pPrChange>
      </w:pPr>
      <w:ins w:id="1735" w:author="Abhishek Deep Nigam" w:date="2015-11-15T18:28:00Z">
        <w:r>
          <w:t>make</w:t>
        </w:r>
      </w:ins>
    </w:p>
    <w:p w14:paraId="645EA54E" w14:textId="77777777" w:rsidR="00963F27" w:rsidRDefault="00963F27">
      <w:pPr>
        <w:spacing w:before="0" w:after="0" w:line="240" w:lineRule="auto"/>
        <w:rPr>
          <w:ins w:id="1736" w:author="Abhishek Deep Nigam" w:date="2015-11-15T18:28:00Z"/>
        </w:rPr>
        <w:pPrChange w:id="1737" w:author="Abhishek Deep Nigam" w:date="2015-11-15T18:29:00Z">
          <w:pPr/>
        </w:pPrChange>
      </w:pPr>
      <w:ins w:id="1738" w:author="Abhishek Deep Nigam" w:date="2015-11-15T18:28:00Z">
        <w:r>
          <w:t>time</w:t>
        </w:r>
      </w:ins>
    </w:p>
    <w:p w14:paraId="1DF8873E" w14:textId="77777777" w:rsidR="00963F27" w:rsidRDefault="00963F27">
      <w:pPr>
        <w:spacing w:before="0" w:after="0" w:line="240" w:lineRule="auto"/>
        <w:rPr>
          <w:ins w:id="1739" w:author="Abhishek Deep Nigam" w:date="2015-11-15T18:28:00Z"/>
        </w:rPr>
        <w:pPrChange w:id="1740" w:author="Abhishek Deep Nigam" w:date="2015-11-15T18:29:00Z">
          <w:pPr/>
        </w:pPrChange>
      </w:pPr>
      <w:ins w:id="1741" w:author="Abhishek Deep Nigam" w:date="2015-11-15T18:28:00Z">
        <w:r>
          <w:t>much</w:t>
        </w:r>
      </w:ins>
    </w:p>
    <w:p w14:paraId="26641E04" w14:textId="77777777" w:rsidR="00781DF1" w:rsidRDefault="00781DF1" w:rsidP="00963F27">
      <w:pPr>
        <w:spacing w:before="0" w:after="0" w:line="240" w:lineRule="auto"/>
        <w:rPr>
          <w:ins w:id="174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743" w:author="Abhishek Deep Nigam" w:date="2015-11-15T18:44:00Z">
            <w:sectPr w:rsidR="00781DF1" w:rsidSect="00781DF1">
              <w:pgMar w:top="1901" w:right="1008" w:bottom="1440" w:left="1008" w:header="720" w:footer="432" w:gutter="0"/>
              <w:cols w:num="1"/>
            </w:sectPr>
          </w:sectPrChange>
        </w:sectPr>
      </w:pPr>
    </w:p>
    <w:p w14:paraId="62690A32" w14:textId="1545809F" w:rsidR="00963F27" w:rsidRDefault="00963F27">
      <w:pPr>
        <w:spacing w:before="0" w:after="0" w:line="240" w:lineRule="auto"/>
        <w:rPr>
          <w:ins w:id="1744" w:author="Abhishek Deep Nigam" w:date="2015-11-15T18:28:00Z"/>
        </w:rPr>
        <w:pPrChange w:id="1745" w:author="Abhishek Deep Nigam" w:date="2015-11-15T18:29:00Z">
          <w:pPr/>
        </w:pPrChange>
      </w:pPr>
    </w:p>
    <w:p w14:paraId="72B9149A" w14:textId="77777777" w:rsidR="00963F27" w:rsidRDefault="00963F27">
      <w:pPr>
        <w:spacing w:before="0" w:after="0" w:line="240" w:lineRule="auto"/>
        <w:rPr>
          <w:ins w:id="1746" w:author="Abhishek Deep Nigam" w:date="2015-11-15T18:28:00Z"/>
        </w:rPr>
        <w:pPrChange w:id="1747" w:author="Abhishek Deep Nigam" w:date="2015-11-15T18:29:00Z">
          <w:pPr/>
        </w:pPrChange>
      </w:pPr>
    </w:p>
    <w:p w14:paraId="41583C20" w14:textId="77777777" w:rsidR="00963F27" w:rsidRDefault="00963F27">
      <w:pPr>
        <w:pStyle w:val="Heading7"/>
        <w:rPr>
          <w:ins w:id="1748" w:author="Abhishek Deep Nigam" w:date="2015-11-15T18:28:00Z"/>
        </w:rPr>
        <w:pPrChange w:id="1749" w:author="Abhishek Deep Nigam" w:date="2015-11-15T18:32:00Z">
          <w:pPr/>
        </w:pPrChange>
      </w:pPr>
      <w:ins w:id="1750" w:author="Abhishek Deep Nigam" w:date="2015-11-15T18:28:00Z">
        <w:r>
          <w:t>Top 20 Words for misc.forsale</w:t>
        </w:r>
      </w:ins>
    </w:p>
    <w:p w14:paraId="5ED70387" w14:textId="77777777" w:rsidR="00781DF1" w:rsidRDefault="00781DF1" w:rsidP="00963F27">
      <w:pPr>
        <w:spacing w:before="0" w:after="0" w:line="240" w:lineRule="auto"/>
        <w:rPr>
          <w:ins w:id="1751"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1076BEB" w14:textId="69E05984" w:rsidR="00963F27" w:rsidRDefault="00963F27">
      <w:pPr>
        <w:spacing w:before="0" w:after="0" w:line="240" w:lineRule="auto"/>
        <w:rPr>
          <w:ins w:id="1752" w:author="Abhishek Deep Nigam" w:date="2015-11-15T18:28:00Z"/>
        </w:rPr>
        <w:pPrChange w:id="1753" w:author="Abhishek Deep Nigam" w:date="2015-11-15T18:29:00Z">
          <w:pPr/>
        </w:pPrChange>
      </w:pPr>
      <w:ins w:id="1754" w:author="Abhishek Deep Nigam" w:date="2015-11-15T18:28:00Z">
        <w:r>
          <w:lastRenderedPageBreak/>
          <w:t>subject</w:t>
        </w:r>
      </w:ins>
    </w:p>
    <w:p w14:paraId="44C3FD79" w14:textId="77777777" w:rsidR="00963F27" w:rsidRDefault="00963F27">
      <w:pPr>
        <w:spacing w:before="0" w:after="0" w:line="240" w:lineRule="auto"/>
        <w:rPr>
          <w:ins w:id="1755" w:author="Abhishek Deep Nigam" w:date="2015-11-15T18:28:00Z"/>
        </w:rPr>
        <w:pPrChange w:id="1756" w:author="Abhishek Deep Nigam" w:date="2015-11-15T18:29:00Z">
          <w:pPr/>
        </w:pPrChange>
      </w:pPr>
      <w:ins w:id="1757" w:author="Abhishek Deep Nigam" w:date="2015-11-15T18:28:00Z">
        <w:r>
          <w:t>sale</w:t>
        </w:r>
      </w:ins>
    </w:p>
    <w:p w14:paraId="2DDFE266" w14:textId="77777777" w:rsidR="00963F27" w:rsidRDefault="00963F27">
      <w:pPr>
        <w:spacing w:before="0" w:after="0" w:line="240" w:lineRule="auto"/>
        <w:rPr>
          <w:ins w:id="1758" w:author="Abhishek Deep Nigam" w:date="2015-11-15T18:28:00Z"/>
        </w:rPr>
        <w:pPrChange w:id="1759" w:author="Abhishek Deep Nigam" w:date="2015-11-15T18:29:00Z">
          <w:pPr/>
        </w:pPrChange>
      </w:pPr>
      <w:ins w:id="1760" w:author="Abhishek Deep Nigam" w:date="2015-11-15T18:28:00Z">
        <w:r>
          <w:t>edu</w:t>
        </w:r>
      </w:ins>
    </w:p>
    <w:p w14:paraId="00FD3BEC" w14:textId="77777777" w:rsidR="00963F27" w:rsidRDefault="00963F27">
      <w:pPr>
        <w:spacing w:before="0" w:after="0" w:line="240" w:lineRule="auto"/>
        <w:rPr>
          <w:ins w:id="1761" w:author="Abhishek Deep Nigam" w:date="2015-11-15T18:28:00Z"/>
        </w:rPr>
        <w:pPrChange w:id="1762" w:author="Abhishek Deep Nigam" w:date="2015-11-15T18:29:00Z">
          <w:pPr/>
        </w:pPrChange>
      </w:pPr>
      <w:ins w:id="1763" w:author="Abhishek Deep Nigam" w:date="2015-11-15T18:28:00Z">
        <w:r>
          <w:t>new</w:t>
        </w:r>
      </w:ins>
    </w:p>
    <w:p w14:paraId="0DF0908C" w14:textId="77777777" w:rsidR="00963F27" w:rsidRDefault="00963F27">
      <w:pPr>
        <w:spacing w:before="0" w:after="0" w:line="240" w:lineRule="auto"/>
        <w:rPr>
          <w:ins w:id="1764" w:author="Abhishek Deep Nigam" w:date="2015-11-15T18:28:00Z"/>
        </w:rPr>
        <w:pPrChange w:id="1765" w:author="Abhishek Deep Nigam" w:date="2015-11-15T18:29:00Z">
          <w:pPr/>
        </w:pPrChange>
      </w:pPr>
      <w:ins w:id="1766" w:author="Abhishek Deep Nigam" w:date="2015-11-15T18:28:00Z">
        <w:r>
          <w:t>shipping</w:t>
        </w:r>
      </w:ins>
    </w:p>
    <w:p w14:paraId="60E60D18" w14:textId="77777777" w:rsidR="00963F27" w:rsidRDefault="00963F27">
      <w:pPr>
        <w:spacing w:before="0" w:after="0" w:line="240" w:lineRule="auto"/>
        <w:rPr>
          <w:ins w:id="1767" w:author="Abhishek Deep Nigam" w:date="2015-11-15T18:28:00Z"/>
        </w:rPr>
        <w:pPrChange w:id="1768" w:author="Abhishek Deep Nigam" w:date="2015-11-15T18:29:00Z">
          <w:pPr/>
        </w:pPrChange>
      </w:pPr>
      <w:ins w:id="1769" w:author="Abhishek Deep Nigam" w:date="2015-11-15T18:28:00Z">
        <w:r>
          <w:t>please</w:t>
        </w:r>
      </w:ins>
    </w:p>
    <w:p w14:paraId="74914CEF" w14:textId="77777777" w:rsidR="00963F27" w:rsidRDefault="00963F27">
      <w:pPr>
        <w:spacing w:before="0" w:after="0" w:line="240" w:lineRule="auto"/>
        <w:rPr>
          <w:ins w:id="1770" w:author="Abhishek Deep Nigam" w:date="2015-11-15T18:28:00Z"/>
        </w:rPr>
        <w:pPrChange w:id="1771" w:author="Abhishek Deep Nigam" w:date="2015-11-15T18:29:00Z">
          <w:pPr/>
        </w:pPrChange>
      </w:pPr>
      <w:ins w:id="1772" w:author="Abhishek Deep Nigam" w:date="2015-11-15T18:28:00Z">
        <w:r>
          <w:t>email</w:t>
        </w:r>
      </w:ins>
    </w:p>
    <w:p w14:paraId="0541750C" w14:textId="77777777" w:rsidR="00963F27" w:rsidRDefault="00963F27">
      <w:pPr>
        <w:spacing w:before="0" w:after="0" w:line="240" w:lineRule="auto"/>
        <w:rPr>
          <w:ins w:id="1773" w:author="Abhishek Deep Nigam" w:date="2015-11-15T18:28:00Z"/>
        </w:rPr>
        <w:pPrChange w:id="1774" w:author="Abhishek Deep Nigam" w:date="2015-11-15T18:29:00Z">
          <w:pPr/>
        </w:pPrChange>
      </w:pPr>
      <w:ins w:id="1775" w:author="Abhishek Deep Nigam" w:date="2015-11-15T18:28:00Z">
        <w:r>
          <w:lastRenderedPageBreak/>
          <w:t>price</w:t>
        </w:r>
      </w:ins>
    </w:p>
    <w:p w14:paraId="3B340987" w14:textId="77777777" w:rsidR="00963F27" w:rsidRDefault="00963F27">
      <w:pPr>
        <w:spacing w:before="0" w:after="0" w:line="240" w:lineRule="auto"/>
        <w:rPr>
          <w:ins w:id="1776" w:author="Abhishek Deep Nigam" w:date="2015-11-15T18:28:00Z"/>
        </w:rPr>
        <w:pPrChange w:id="1777" w:author="Abhishek Deep Nigam" w:date="2015-11-15T18:29:00Z">
          <w:pPr/>
        </w:pPrChange>
      </w:pPr>
      <w:ins w:id="1778" w:author="Abhishek Deep Nigam" w:date="2015-11-15T18:28:00Z">
        <w:r>
          <w:t>nt</w:t>
        </w:r>
      </w:ins>
    </w:p>
    <w:p w14:paraId="565E5469" w14:textId="77777777" w:rsidR="00963F27" w:rsidRDefault="00963F27">
      <w:pPr>
        <w:spacing w:before="0" w:after="0" w:line="240" w:lineRule="auto"/>
        <w:rPr>
          <w:ins w:id="1779" w:author="Abhishek Deep Nigam" w:date="2015-11-15T18:28:00Z"/>
        </w:rPr>
        <w:pPrChange w:id="1780" w:author="Abhishek Deep Nigam" w:date="2015-11-15T18:29:00Z">
          <w:pPr/>
        </w:pPrChange>
      </w:pPr>
      <w:ins w:id="1781" w:author="Abhishek Deep Nigam" w:date="2015-11-15T18:28:00Z">
        <w:r>
          <w:t>one</w:t>
        </w:r>
      </w:ins>
    </w:p>
    <w:p w14:paraId="7BD92E36" w14:textId="77777777" w:rsidR="00963F27" w:rsidRDefault="00963F27">
      <w:pPr>
        <w:spacing w:before="0" w:after="0" w:line="240" w:lineRule="auto"/>
        <w:rPr>
          <w:ins w:id="1782" w:author="Abhishek Deep Nigam" w:date="2015-11-15T18:28:00Z"/>
        </w:rPr>
        <w:pPrChange w:id="1783" w:author="Abhishek Deep Nigam" w:date="2015-11-15T18:29:00Z">
          <w:pPr/>
        </w:pPrChange>
      </w:pPr>
      <w:ins w:id="1784" w:author="Abhishek Deep Nigam" w:date="2015-11-15T18:28:00Z">
        <w:r>
          <w:t>get</w:t>
        </w:r>
      </w:ins>
    </w:p>
    <w:p w14:paraId="55CEC74D" w14:textId="77777777" w:rsidR="00963F27" w:rsidRDefault="00963F27">
      <w:pPr>
        <w:spacing w:before="0" w:after="0" w:line="240" w:lineRule="auto"/>
        <w:rPr>
          <w:ins w:id="1785" w:author="Abhishek Deep Nigam" w:date="2015-11-15T18:28:00Z"/>
        </w:rPr>
        <w:pPrChange w:id="1786" w:author="Abhishek Deep Nigam" w:date="2015-11-15T18:29:00Z">
          <w:pPr/>
        </w:pPrChange>
      </w:pPr>
      <w:ins w:id="1787" w:author="Abhishek Deep Nigam" w:date="2015-11-15T18:28:00Z">
        <w:r>
          <w:t>condition</w:t>
        </w:r>
      </w:ins>
    </w:p>
    <w:p w14:paraId="78C0AE36" w14:textId="77777777" w:rsidR="00963F27" w:rsidRDefault="00963F27">
      <w:pPr>
        <w:spacing w:before="0" w:after="0" w:line="240" w:lineRule="auto"/>
        <w:rPr>
          <w:ins w:id="1788" w:author="Abhishek Deep Nigam" w:date="2015-11-15T18:28:00Z"/>
        </w:rPr>
        <w:pPrChange w:id="1789" w:author="Abhishek Deep Nigam" w:date="2015-11-15T18:29:00Z">
          <w:pPr/>
        </w:pPrChange>
      </w:pPr>
      <w:ins w:id="1790" w:author="Abhishek Deep Nigam" w:date="2015-11-15T18:28:00Z">
        <w:r>
          <w:t>like</w:t>
        </w:r>
      </w:ins>
    </w:p>
    <w:p w14:paraId="12E83446" w14:textId="77777777" w:rsidR="00963F27" w:rsidRDefault="00963F27">
      <w:pPr>
        <w:spacing w:before="0" w:after="0" w:line="240" w:lineRule="auto"/>
        <w:rPr>
          <w:ins w:id="1791" w:author="Abhishek Deep Nigam" w:date="2015-11-15T18:28:00Z"/>
        </w:rPr>
        <w:pPrChange w:id="1792" w:author="Abhishek Deep Nigam" w:date="2015-11-15T18:29:00Z">
          <w:pPr/>
        </w:pPrChange>
      </w:pPr>
      <w:ins w:id="1793" w:author="Abhishek Deep Nigam" w:date="2015-11-15T18:28:00Z">
        <w:r>
          <w:t>list</w:t>
        </w:r>
      </w:ins>
    </w:p>
    <w:p w14:paraId="712A0F35" w14:textId="77777777" w:rsidR="00963F27" w:rsidRDefault="00963F27">
      <w:pPr>
        <w:spacing w:before="0" w:after="0" w:line="240" w:lineRule="auto"/>
        <w:rPr>
          <w:ins w:id="1794" w:author="Abhishek Deep Nigam" w:date="2015-11-15T18:28:00Z"/>
        </w:rPr>
        <w:pPrChange w:id="1795" w:author="Abhishek Deep Nigam" w:date="2015-11-15T18:29:00Z">
          <w:pPr/>
        </w:pPrChange>
      </w:pPr>
      <w:ins w:id="1796" w:author="Abhishek Deep Nigam" w:date="2015-11-15T18:28:00Z">
        <w:r>
          <w:lastRenderedPageBreak/>
          <w:t>want</w:t>
        </w:r>
      </w:ins>
    </w:p>
    <w:p w14:paraId="759663C7" w14:textId="77777777" w:rsidR="00963F27" w:rsidRDefault="00963F27">
      <w:pPr>
        <w:spacing w:before="0" w:after="0" w:line="240" w:lineRule="auto"/>
        <w:rPr>
          <w:ins w:id="1797" w:author="Abhishek Deep Nigam" w:date="2015-11-15T18:28:00Z"/>
        </w:rPr>
        <w:pPrChange w:id="1798" w:author="Abhishek Deep Nigam" w:date="2015-11-15T18:29:00Z">
          <w:pPr/>
        </w:pPrChange>
      </w:pPr>
      <w:ins w:id="1799" w:author="Abhishek Deep Nigam" w:date="2015-11-15T18:28:00Z">
        <w:r>
          <w:t>used</w:t>
        </w:r>
      </w:ins>
    </w:p>
    <w:p w14:paraId="257ECF7E" w14:textId="77777777" w:rsidR="00963F27" w:rsidRDefault="00963F27">
      <w:pPr>
        <w:spacing w:before="0" w:after="0" w:line="240" w:lineRule="auto"/>
        <w:rPr>
          <w:ins w:id="1800" w:author="Abhishek Deep Nigam" w:date="2015-11-15T18:28:00Z"/>
        </w:rPr>
        <w:pPrChange w:id="1801" w:author="Abhishek Deep Nigam" w:date="2015-11-15T18:29:00Z">
          <w:pPr/>
        </w:pPrChange>
      </w:pPr>
      <w:ins w:id="1802" w:author="Abhishek Deep Nigam" w:date="2015-11-15T18:28:00Z">
        <w:r>
          <w:t>good</w:t>
        </w:r>
      </w:ins>
    </w:p>
    <w:p w14:paraId="0CEAD48A" w14:textId="77777777" w:rsidR="00963F27" w:rsidRDefault="00963F27">
      <w:pPr>
        <w:spacing w:before="0" w:after="0" w:line="240" w:lineRule="auto"/>
        <w:rPr>
          <w:ins w:id="1803" w:author="Abhishek Deep Nigam" w:date="2015-11-15T18:28:00Z"/>
        </w:rPr>
        <w:pPrChange w:id="1804" w:author="Abhishek Deep Nigam" w:date="2015-11-15T18:29:00Z">
          <w:pPr/>
        </w:pPrChange>
      </w:pPr>
      <w:ins w:id="1805" w:author="Abhishek Deep Nigam" w:date="2015-11-15T18:28:00Z">
        <w:r>
          <w:t>use</w:t>
        </w:r>
      </w:ins>
    </w:p>
    <w:p w14:paraId="27E87BB7" w14:textId="77777777" w:rsidR="00963F27" w:rsidRDefault="00963F27">
      <w:pPr>
        <w:spacing w:before="0" w:after="0" w:line="240" w:lineRule="auto"/>
        <w:rPr>
          <w:ins w:id="1806" w:author="Abhishek Deep Nigam" w:date="2015-11-15T18:28:00Z"/>
        </w:rPr>
        <w:pPrChange w:id="1807" w:author="Abhishek Deep Nigam" w:date="2015-11-15T18:29:00Z">
          <w:pPr/>
        </w:pPrChange>
      </w:pPr>
      <w:ins w:id="1808" w:author="Abhishek Deep Nigam" w:date="2015-11-15T18:28:00Z">
        <w:r>
          <w:t>sell</w:t>
        </w:r>
      </w:ins>
    </w:p>
    <w:p w14:paraId="540782AC" w14:textId="77777777" w:rsidR="00781DF1" w:rsidRDefault="00963F27" w:rsidP="00963F27">
      <w:pPr>
        <w:spacing w:before="0" w:after="0" w:line="240" w:lineRule="auto"/>
        <w:rPr>
          <w:ins w:id="1809"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810" w:author="Abhishek Deep Nigam" w:date="2015-11-15T18:44:00Z">
            <w:sectPr w:rsidR="00781DF1" w:rsidSect="00781DF1">
              <w:pgMar w:top="1901" w:right="1008" w:bottom="1440" w:left="1008" w:header="720" w:footer="432" w:gutter="0"/>
              <w:cols w:num="1"/>
            </w:sectPr>
          </w:sectPrChange>
        </w:sectPr>
      </w:pPr>
      <w:ins w:id="1811" w:author="Abhishek Deep Nigam" w:date="2015-11-15T18:28:00Z">
        <w:r>
          <w:t>etc</w:t>
        </w:r>
      </w:ins>
    </w:p>
    <w:p w14:paraId="1CDEDD32" w14:textId="79AF456E" w:rsidR="00963F27" w:rsidRDefault="00963F27">
      <w:pPr>
        <w:spacing w:before="0" w:after="0" w:line="240" w:lineRule="auto"/>
        <w:rPr>
          <w:ins w:id="1812" w:author="Abhishek Deep Nigam" w:date="2015-11-15T18:28:00Z"/>
        </w:rPr>
        <w:pPrChange w:id="1813" w:author="Abhishek Deep Nigam" w:date="2015-11-15T18:29:00Z">
          <w:pPr/>
        </w:pPrChange>
      </w:pPr>
    </w:p>
    <w:p w14:paraId="2CD8861B" w14:textId="77777777" w:rsidR="00963F27" w:rsidRDefault="00963F27">
      <w:pPr>
        <w:spacing w:before="0" w:after="0" w:line="240" w:lineRule="auto"/>
        <w:rPr>
          <w:ins w:id="1814" w:author="Abhishek Deep Nigam" w:date="2015-11-15T18:28:00Z"/>
        </w:rPr>
        <w:pPrChange w:id="1815" w:author="Abhishek Deep Nigam" w:date="2015-11-15T18:29:00Z">
          <w:pPr/>
        </w:pPrChange>
      </w:pPr>
    </w:p>
    <w:p w14:paraId="099D8377" w14:textId="77777777" w:rsidR="00963F27" w:rsidRDefault="00963F27">
      <w:pPr>
        <w:spacing w:before="0" w:after="0" w:line="240" w:lineRule="auto"/>
        <w:rPr>
          <w:ins w:id="1816" w:author="Abhishek Deep Nigam" w:date="2015-11-15T18:28:00Z"/>
        </w:rPr>
        <w:pPrChange w:id="1817" w:author="Abhishek Deep Nigam" w:date="2015-11-15T18:29:00Z">
          <w:pPr/>
        </w:pPrChange>
      </w:pPr>
    </w:p>
    <w:p w14:paraId="7AC934E8" w14:textId="77777777" w:rsidR="00963F27" w:rsidRDefault="00963F27">
      <w:pPr>
        <w:pStyle w:val="Heading7"/>
        <w:rPr>
          <w:ins w:id="1818" w:author="Abhishek Deep Nigam" w:date="2015-11-15T18:28:00Z"/>
        </w:rPr>
        <w:pPrChange w:id="1819" w:author="Abhishek Deep Nigam" w:date="2015-11-15T18:32:00Z">
          <w:pPr/>
        </w:pPrChange>
      </w:pPr>
      <w:ins w:id="1820" w:author="Abhishek Deep Nigam" w:date="2015-11-15T18:28:00Z">
        <w:r>
          <w:t>Top 20 Words for rec.sport.hockey</w:t>
        </w:r>
      </w:ins>
    </w:p>
    <w:p w14:paraId="38D15C07" w14:textId="77777777" w:rsidR="00781DF1" w:rsidRDefault="00781DF1" w:rsidP="00963F27">
      <w:pPr>
        <w:spacing w:before="0" w:after="0" w:line="240" w:lineRule="auto"/>
        <w:rPr>
          <w:ins w:id="1821"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3FFAFD4" w14:textId="3F2CE81C" w:rsidR="00963F27" w:rsidRDefault="00963F27">
      <w:pPr>
        <w:spacing w:before="0" w:after="0" w:line="240" w:lineRule="auto"/>
        <w:rPr>
          <w:ins w:id="1822" w:author="Abhishek Deep Nigam" w:date="2015-11-15T18:28:00Z"/>
        </w:rPr>
        <w:pPrChange w:id="1823" w:author="Abhishek Deep Nigam" w:date="2015-11-15T18:29:00Z">
          <w:pPr/>
        </w:pPrChange>
      </w:pPr>
      <w:ins w:id="1824" w:author="Abhishek Deep Nigam" w:date="2015-11-15T18:28:00Z">
        <w:r>
          <w:lastRenderedPageBreak/>
          <w:t>subject</w:t>
        </w:r>
      </w:ins>
    </w:p>
    <w:p w14:paraId="5309221E" w14:textId="77777777" w:rsidR="00963F27" w:rsidRDefault="00963F27">
      <w:pPr>
        <w:spacing w:before="0" w:after="0" w:line="240" w:lineRule="auto"/>
        <w:rPr>
          <w:ins w:id="1825" w:author="Abhishek Deep Nigam" w:date="2015-11-15T18:28:00Z"/>
        </w:rPr>
        <w:pPrChange w:id="1826" w:author="Abhishek Deep Nigam" w:date="2015-11-15T18:29:00Z">
          <w:pPr/>
        </w:pPrChange>
      </w:pPr>
      <w:ins w:id="1827" w:author="Abhishek Deep Nigam" w:date="2015-11-15T18:28:00Z">
        <w:r>
          <w:t>nt</w:t>
        </w:r>
      </w:ins>
    </w:p>
    <w:p w14:paraId="206ECB64" w14:textId="77777777" w:rsidR="00963F27" w:rsidRDefault="00963F27">
      <w:pPr>
        <w:spacing w:before="0" w:after="0" w:line="240" w:lineRule="auto"/>
        <w:rPr>
          <w:ins w:id="1828" w:author="Abhishek Deep Nigam" w:date="2015-11-15T18:28:00Z"/>
        </w:rPr>
        <w:pPrChange w:id="1829" w:author="Abhishek Deep Nigam" w:date="2015-11-15T18:29:00Z">
          <w:pPr/>
        </w:pPrChange>
      </w:pPr>
      <w:ins w:id="1830" w:author="Abhishek Deep Nigam" w:date="2015-11-15T18:28:00Z">
        <w:r>
          <w:t>team</w:t>
        </w:r>
      </w:ins>
    </w:p>
    <w:p w14:paraId="557D83C8" w14:textId="77777777" w:rsidR="00963F27" w:rsidRDefault="00963F27">
      <w:pPr>
        <w:spacing w:before="0" w:after="0" w:line="240" w:lineRule="auto"/>
        <w:rPr>
          <w:ins w:id="1831" w:author="Abhishek Deep Nigam" w:date="2015-11-15T18:28:00Z"/>
        </w:rPr>
        <w:pPrChange w:id="1832" w:author="Abhishek Deep Nigam" w:date="2015-11-15T18:29:00Z">
          <w:pPr/>
        </w:pPrChange>
      </w:pPr>
      <w:ins w:id="1833" w:author="Abhishek Deep Nigam" w:date="2015-11-15T18:28:00Z">
        <w:r>
          <w:lastRenderedPageBreak/>
          <w:t>game</w:t>
        </w:r>
      </w:ins>
    </w:p>
    <w:p w14:paraId="4B35824C" w14:textId="77777777" w:rsidR="00963F27" w:rsidRDefault="00963F27">
      <w:pPr>
        <w:spacing w:before="0" w:after="0" w:line="240" w:lineRule="auto"/>
        <w:rPr>
          <w:ins w:id="1834" w:author="Abhishek Deep Nigam" w:date="2015-11-15T18:28:00Z"/>
        </w:rPr>
        <w:pPrChange w:id="1835" w:author="Abhishek Deep Nigam" w:date="2015-11-15T18:29:00Z">
          <w:pPr/>
        </w:pPrChange>
      </w:pPr>
      <w:ins w:id="1836" w:author="Abhishek Deep Nigam" w:date="2015-11-15T18:28:00Z">
        <w:r>
          <w:t>hockey</w:t>
        </w:r>
      </w:ins>
    </w:p>
    <w:p w14:paraId="5ED47400" w14:textId="77777777" w:rsidR="00963F27" w:rsidRDefault="00963F27">
      <w:pPr>
        <w:spacing w:before="0" w:after="0" w:line="240" w:lineRule="auto"/>
        <w:rPr>
          <w:ins w:id="1837" w:author="Abhishek Deep Nigam" w:date="2015-11-15T18:28:00Z"/>
        </w:rPr>
        <w:pPrChange w:id="1838" w:author="Abhishek Deep Nigam" w:date="2015-11-15T18:29:00Z">
          <w:pPr/>
        </w:pPrChange>
      </w:pPr>
      <w:ins w:id="1839" w:author="Abhishek Deep Nigam" w:date="2015-11-15T18:28:00Z">
        <w:r>
          <w:t>writes</w:t>
        </w:r>
      </w:ins>
    </w:p>
    <w:p w14:paraId="17730E67" w14:textId="77777777" w:rsidR="00963F27" w:rsidRDefault="00963F27">
      <w:pPr>
        <w:spacing w:before="0" w:after="0" w:line="240" w:lineRule="auto"/>
        <w:rPr>
          <w:ins w:id="1840" w:author="Abhishek Deep Nigam" w:date="2015-11-15T18:28:00Z"/>
        </w:rPr>
        <w:pPrChange w:id="1841" w:author="Abhishek Deep Nigam" w:date="2015-11-15T18:29:00Z">
          <w:pPr/>
        </w:pPrChange>
      </w:pPr>
      <w:ins w:id="1842" w:author="Abhishek Deep Nigam" w:date="2015-11-15T18:28:00Z">
        <w:r>
          <w:lastRenderedPageBreak/>
          <w:t>would</w:t>
        </w:r>
      </w:ins>
    </w:p>
    <w:p w14:paraId="33FC3633" w14:textId="77777777" w:rsidR="00963F27" w:rsidRDefault="00963F27">
      <w:pPr>
        <w:spacing w:before="0" w:after="0" w:line="240" w:lineRule="auto"/>
        <w:rPr>
          <w:ins w:id="1843" w:author="Abhishek Deep Nigam" w:date="2015-11-15T18:28:00Z"/>
        </w:rPr>
        <w:pPrChange w:id="1844" w:author="Abhishek Deep Nigam" w:date="2015-11-15T18:29:00Z">
          <w:pPr/>
        </w:pPrChange>
      </w:pPr>
      <w:ins w:id="1845" w:author="Abhishek Deep Nigam" w:date="2015-11-15T18:28:00Z">
        <w:r>
          <w:t>one</w:t>
        </w:r>
      </w:ins>
    </w:p>
    <w:p w14:paraId="6DB7FF84" w14:textId="77777777" w:rsidR="00963F27" w:rsidRDefault="00963F27">
      <w:pPr>
        <w:spacing w:before="0" w:after="0" w:line="240" w:lineRule="auto"/>
        <w:rPr>
          <w:ins w:id="1846" w:author="Abhishek Deep Nigam" w:date="2015-11-15T18:28:00Z"/>
        </w:rPr>
        <w:pPrChange w:id="1847" w:author="Abhishek Deep Nigam" w:date="2015-11-15T18:29:00Z">
          <w:pPr/>
        </w:pPrChange>
      </w:pPr>
      <w:ins w:id="1848" w:author="Abhishek Deep Nigam" w:date="2015-11-15T18:28:00Z">
        <w:r>
          <w:t>article</w:t>
        </w:r>
      </w:ins>
    </w:p>
    <w:p w14:paraId="46D2659C" w14:textId="77777777" w:rsidR="00963F27" w:rsidRDefault="00963F27">
      <w:pPr>
        <w:spacing w:before="0" w:after="0" w:line="240" w:lineRule="auto"/>
        <w:rPr>
          <w:ins w:id="1849" w:author="Abhishek Deep Nigam" w:date="2015-11-15T18:28:00Z"/>
        </w:rPr>
        <w:pPrChange w:id="1850" w:author="Abhishek Deep Nigam" w:date="2015-11-15T18:29:00Z">
          <w:pPr/>
        </w:pPrChange>
      </w:pPr>
      <w:ins w:id="1851" w:author="Abhishek Deep Nigam" w:date="2015-11-15T18:28:00Z">
        <w:r>
          <w:lastRenderedPageBreak/>
          <w:t>like</w:t>
        </w:r>
      </w:ins>
    </w:p>
    <w:p w14:paraId="1090F8DA" w14:textId="77777777" w:rsidR="00963F27" w:rsidRDefault="00963F27">
      <w:pPr>
        <w:spacing w:before="0" w:after="0" w:line="240" w:lineRule="auto"/>
        <w:rPr>
          <w:ins w:id="1852" w:author="Abhishek Deep Nigam" w:date="2015-11-15T18:28:00Z"/>
        </w:rPr>
        <w:pPrChange w:id="1853" w:author="Abhishek Deep Nigam" w:date="2015-11-15T18:29:00Z">
          <w:pPr/>
        </w:pPrChange>
      </w:pPr>
      <w:ins w:id="1854" w:author="Abhishek Deep Nigam" w:date="2015-11-15T18:28:00Z">
        <w:r>
          <w:t>play</w:t>
        </w:r>
      </w:ins>
    </w:p>
    <w:p w14:paraId="24A77B3E" w14:textId="77777777" w:rsidR="00963F27" w:rsidRDefault="00963F27">
      <w:pPr>
        <w:spacing w:before="0" w:after="0" w:line="240" w:lineRule="auto"/>
        <w:rPr>
          <w:ins w:id="1855" w:author="Abhishek Deep Nigam" w:date="2015-11-15T18:28:00Z"/>
        </w:rPr>
        <w:pPrChange w:id="1856" w:author="Abhishek Deep Nigam" w:date="2015-11-15T18:29:00Z">
          <w:pPr/>
        </w:pPrChange>
      </w:pPr>
      <w:ins w:id="1857" w:author="Abhishek Deep Nigam" w:date="2015-11-15T18:28:00Z">
        <w:r>
          <w:t>first</w:t>
        </w:r>
      </w:ins>
    </w:p>
    <w:p w14:paraId="482FCE44" w14:textId="77777777" w:rsidR="00963F27" w:rsidRDefault="00963F27">
      <w:pPr>
        <w:spacing w:before="0" w:after="0" w:line="240" w:lineRule="auto"/>
        <w:rPr>
          <w:ins w:id="1858" w:author="Abhishek Deep Nigam" w:date="2015-11-15T18:28:00Z"/>
        </w:rPr>
        <w:pPrChange w:id="1859" w:author="Abhishek Deep Nigam" w:date="2015-11-15T18:29:00Z">
          <w:pPr/>
        </w:pPrChange>
      </w:pPr>
      <w:ins w:id="1860" w:author="Abhishek Deep Nigam" w:date="2015-11-15T18:28:00Z">
        <w:r>
          <w:t>think</w:t>
        </w:r>
      </w:ins>
    </w:p>
    <w:p w14:paraId="6D08F140" w14:textId="77777777" w:rsidR="00963F27" w:rsidRDefault="00963F27">
      <w:pPr>
        <w:spacing w:before="0" w:after="0" w:line="240" w:lineRule="auto"/>
        <w:rPr>
          <w:ins w:id="1861" w:author="Abhishek Deep Nigam" w:date="2015-11-15T18:28:00Z"/>
        </w:rPr>
        <w:pPrChange w:id="1862" w:author="Abhishek Deep Nigam" w:date="2015-11-15T18:29:00Z">
          <w:pPr/>
        </w:pPrChange>
      </w:pPr>
      <w:ins w:id="1863" w:author="Abhishek Deep Nigam" w:date="2015-11-15T18:28:00Z">
        <w:r>
          <w:lastRenderedPageBreak/>
          <w:t>go</w:t>
        </w:r>
      </w:ins>
    </w:p>
    <w:p w14:paraId="0B1C0955" w14:textId="77777777" w:rsidR="00963F27" w:rsidRDefault="00963F27">
      <w:pPr>
        <w:spacing w:before="0" w:after="0" w:line="240" w:lineRule="auto"/>
        <w:rPr>
          <w:ins w:id="1864" w:author="Abhishek Deep Nigam" w:date="2015-11-15T18:28:00Z"/>
        </w:rPr>
        <w:pPrChange w:id="1865" w:author="Abhishek Deep Nigam" w:date="2015-11-15T18:29:00Z">
          <w:pPr/>
        </w:pPrChange>
      </w:pPr>
      <w:ins w:id="1866" w:author="Abhishek Deep Nigam" w:date="2015-11-15T18:28:00Z">
        <w:r>
          <w:t>get</w:t>
        </w:r>
      </w:ins>
    </w:p>
    <w:p w14:paraId="4D9EB6B4" w14:textId="77777777" w:rsidR="00963F27" w:rsidRDefault="00963F27">
      <w:pPr>
        <w:spacing w:before="0" w:after="0" w:line="240" w:lineRule="auto"/>
        <w:rPr>
          <w:ins w:id="1867" w:author="Abhishek Deep Nigam" w:date="2015-11-15T18:28:00Z"/>
        </w:rPr>
        <w:pPrChange w:id="1868" w:author="Abhishek Deep Nigam" w:date="2015-11-15T18:29:00Z">
          <w:pPr/>
        </w:pPrChange>
      </w:pPr>
      <w:ins w:id="1869" w:author="Abhishek Deep Nigam" w:date="2015-11-15T18:28:00Z">
        <w:r>
          <w:t>nhl</w:t>
        </w:r>
      </w:ins>
    </w:p>
    <w:p w14:paraId="5CD3F367" w14:textId="77777777" w:rsidR="00963F27" w:rsidRDefault="00963F27">
      <w:pPr>
        <w:spacing w:before="0" w:after="0" w:line="240" w:lineRule="auto"/>
        <w:rPr>
          <w:ins w:id="1870" w:author="Abhishek Deep Nigam" w:date="2015-11-15T18:28:00Z"/>
        </w:rPr>
        <w:pPrChange w:id="1871" w:author="Abhishek Deep Nigam" w:date="2015-11-15T18:29:00Z">
          <w:pPr/>
        </w:pPrChange>
      </w:pPr>
      <w:ins w:id="1872" w:author="Abhishek Deep Nigam" w:date="2015-11-15T18:28:00Z">
        <w:r>
          <w:t>year</w:t>
        </w:r>
      </w:ins>
    </w:p>
    <w:p w14:paraId="4A2D925B" w14:textId="77777777" w:rsidR="00963F27" w:rsidRDefault="00963F27">
      <w:pPr>
        <w:spacing w:before="0" w:after="0" w:line="240" w:lineRule="auto"/>
        <w:rPr>
          <w:ins w:id="1873" w:author="Abhishek Deep Nigam" w:date="2015-11-15T18:28:00Z"/>
        </w:rPr>
        <w:pPrChange w:id="1874" w:author="Abhishek Deep Nigam" w:date="2015-11-15T18:29:00Z">
          <w:pPr/>
        </w:pPrChange>
      </w:pPr>
      <w:ins w:id="1875" w:author="Abhishek Deep Nigam" w:date="2015-11-15T18:28:00Z">
        <w:r>
          <w:lastRenderedPageBreak/>
          <w:t>games</w:t>
        </w:r>
      </w:ins>
    </w:p>
    <w:p w14:paraId="51548207" w14:textId="77777777" w:rsidR="00963F27" w:rsidRDefault="00963F27">
      <w:pPr>
        <w:spacing w:before="0" w:after="0" w:line="240" w:lineRule="auto"/>
        <w:rPr>
          <w:ins w:id="1876" w:author="Abhishek Deep Nigam" w:date="2015-11-15T18:28:00Z"/>
        </w:rPr>
        <w:pPrChange w:id="1877" w:author="Abhishek Deep Nigam" w:date="2015-11-15T18:29:00Z">
          <w:pPr/>
        </w:pPrChange>
      </w:pPr>
      <w:ins w:id="1878" w:author="Abhishek Deep Nigam" w:date="2015-11-15T18:28:00Z">
        <w:r>
          <w:t>time</w:t>
        </w:r>
      </w:ins>
    </w:p>
    <w:p w14:paraId="320D1FA2" w14:textId="77777777" w:rsidR="00963F27" w:rsidRDefault="00963F27">
      <w:pPr>
        <w:spacing w:before="0" w:after="0" w:line="240" w:lineRule="auto"/>
        <w:rPr>
          <w:ins w:id="1879" w:author="Abhishek Deep Nigam" w:date="2015-11-15T18:28:00Z"/>
        </w:rPr>
        <w:pPrChange w:id="1880" w:author="Abhishek Deep Nigam" w:date="2015-11-15T18:29:00Z">
          <w:pPr/>
        </w:pPrChange>
      </w:pPr>
      <w:ins w:id="1881" w:author="Abhishek Deep Nigam" w:date="2015-11-15T18:28:00Z">
        <w:r>
          <w:t>last</w:t>
        </w:r>
      </w:ins>
    </w:p>
    <w:p w14:paraId="51E0FC88" w14:textId="77777777" w:rsidR="00781DF1" w:rsidRDefault="00781DF1" w:rsidP="00963F27">
      <w:pPr>
        <w:spacing w:before="0" w:after="0" w:line="240" w:lineRule="auto"/>
        <w:rPr>
          <w:ins w:id="188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883" w:author="Abhishek Deep Nigam" w:date="2015-11-15T18:44:00Z">
            <w:sectPr w:rsidR="00781DF1" w:rsidSect="00781DF1">
              <w:pgMar w:top="1901" w:right="1008" w:bottom="1440" w:left="1008" w:header="720" w:footer="432" w:gutter="0"/>
              <w:cols w:num="1"/>
            </w:sectPr>
          </w:sectPrChange>
        </w:sectPr>
      </w:pPr>
    </w:p>
    <w:p w14:paraId="3C836291" w14:textId="52C45AEC" w:rsidR="00963F27" w:rsidRDefault="00963F27">
      <w:pPr>
        <w:spacing w:before="0" w:after="0" w:line="240" w:lineRule="auto"/>
        <w:rPr>
          <w:ins w:id="1884" w:author="Abhishek Deep Nigam" w:date="2015-11-15T18:28:00Z"/>
        </w:rPr>
        <w:pPrChange w:id="1885" w:author="Abhishek Deep Nigam" w:date="2015-11-15T18:29:00Z">
          <w:pPr/>
        </w:pPrChange>
      </w:pPr>
    </w:p>
    <w:p w14:paraId="176930EA" w14:textId="77777777" w:rsidR="00963F27" w:rsidRDefault="00963F27">
      <w:pPr>
        <w:spacing w:before="0" w:after="0" w:line="240" w:lineRule="auto"/>
        <w:rPr>
          <w:ins w:id="1886" w:author="Abhishek Deep Nigam" w:date="2015-11-15T18:28:00Z"/>
        </w:rPr>
        <w:pPrChange w:id="1887" w:author="Abhishek Deep Nigam" w:date="2015-11-15T18:29:00Z">
          <w:pPr/>
        </w:pPrChange>
      </w:pPr>
    </w:p>
    <w:p w14:paraId="39864B7D" w14:textId="77777777" w:rsidR="00963F27" w:rsidRDefault="00963F27">
      <w:pPr>
        <w:pStyle w:val="Heading7"/>
        <w:rPr>
          <w:ins w:id="1888" w:author="Abhishek Deep Nigam" w:date="2015-11-15T18:28:00Z"/>
        </w:rPr>
        <w:pPrChange w:id="1889" w:author="Abhishek Deep Nigam" w:date="2015-11-15T18:32:00Z">
          <w:pPr/>
        </w:pPrChange>
      </w:pPr>
      <w:ins w:id="1890" w:author="Abhishek Deep Nigam" w:date="2015-11-15T18:28:00Z">
        <w:r>
          <w:t>Top 20 Words for comp.graphics</w:t>
        </w:r>
      </w:ins>
    </w:p>
    <w:p w14:paraId="4B211EA1" w14:textId="77777777" w:rsidR="00781DF1" w:rsidRDefault="00781DF1" w:rsidP="00963F27">
      <w:pPr>
        <w:spacing w:before="0" w:after="0" w:line="240" w:lineRule="auto"/>
        <w:rPr>
          <w:ins w:id="1891"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00AC303" w14:textId="3F44BD5B" w:rsidR="00963F27" w:rsidRDefault="00963F27">
      <w:pPr>
        <w:spacing w:before="0" w:after="0" w:line="240" w:lineRule="auto"/>
        <w:rPr>
          <w:ins w:id="1892" w:author="Abhishek Deep Nigam" w:date="2015-11-15T18:28:00Z"/>
        </w:rPr>
        <w:pPrChange w:id="1893" w:author="Abhishek Deep Nigam" w:date="2015-11-15T18:29:00Z">
          <w:pPr/>
        </w:pPrChange>
      </w:pPr>
      <w:ins w:id="1894" w:author="Abhishek Deep Nigam" w:date="2015-11-15T18:28:00Z">
        <w:r>
          <w:lastRenderedPageBreak/>
          <w:t>subject</w:t>
        </w:r>
      </w:ins>
    </w:p>
    <w:p w14:paraId="67E84AAA" w14:textId="77777777" w:rsidR="00963F27" w:rsidRDefault="00963F27">
      <w:pPr>
        <w:spacing w:before="0" w:after="0" w:line="240" w:lineRule="auto"/>
        <w:rPr>
          <w:ins w:id="1895" w:author="Abhishek Deep Nigam" w:date="2015-11-15T18:28:00Z"/>
        </w:rPr>
        <w:pPrChange w:id="1896" w:author="Abhishek Deep Nigam" w:date="2015-11-15T18:29:00Z">
          <w:pPr/>
        </w:pPrChange>
      </w:pPr>
      <w:ins w:id="1897" w:author="Abhishek Deep Nigam" w:date="2015-11-15T18:28:00Z">
        <w:r>
          <w:t>nt</w:t>
        </w:r>
      </w:ins>
    </w:p>
    <w:p w14:paraId="55855045" w14:textId="77777777" w:rsidR="00963F27" w:rsidRDefault="00963F27">
      <w:pPr>
        <w:spacing w:before="0" w:after="0" w:line="240" w:lineRule="auto"/>
        <w:rPr>
          <w:ins w:id="1898" w:author="Abhishek Deep Nigam" w:date="2015-11-15T18:28:00Z"/>
        </w:rPr>
        <w:pPrChange w:id="1899" w:author="Abhishek Deep Nigam" w:date="2015-11-15T18:29:00Z">
          <w:pPr/>
        </w:pPrChange>
      </w:pPr>
      <w:ins w:id="1900" w:author="Abhishek Deep Nigam" w:date="2015-11-15T18:28:00Z">
        <w:r>
          <w:t>one</w:t>
        </w:r>
      </w:ins>
    </w:p>
    <w:p w14:paraId="76655236" w14:textId="77777777" w:rsidR="00963F27" w:rsidRDefault="00963F27">
      <w:pPr>
        <w:spacing w:before="0" w:after="0" w:line="240" w:lineRule="auto"/>
        <w:rPr>
          <w:ins w:id="1901" w:author="Abhishek Deep Nigam" w:date="2015-11-15T18:28:00Z"/>
        </w:rPr>
        <w:pPrChange w:id="1902" w:author="Abhishek Deep Nigam" w:date="2015-11-15T18:29:00Z">
          <w:pPr/>
        </w:pPrChange>
      </w:pPr>
      <w:ins w:id="1903" w:author="Abhishek Deep Nigam" w:date="2015-11-15T18:28:00Z">
        <w:r>
          <w:t>would</w:t>
        </w:r>
      </w:ins>
    </w:p>
    <w:p w14:paraId="280FD815" w14:textId="77777777" w:rsidR="00963F27" w:rsidRDefault="00963F27">
      <w:pPr>
        <w:spacing w:before="0" w:after="0" w:line="240" w:lineRule="auto"/>
        <w:rPr>
          <w:ins w:id="1904" w:author="Abhishek Deep Nigam" w:date="2015-11-15T18:28:00Z"/>
        </w:rPr>
        <w:pPrChange w:id="1905" w:author="Abhishek Deep Nigam" w:date="2015-11-15T18:29:00Z">
          <w:pPr/>
        </w:pPrChange>
      </w:pPr>
      <w:ins w:id="1906" w:author="Abhishek Deep Nigam" w:date="2015-11-15T18:28:00Z">
        <w:r>
          <w:t>writes</w:t>
        </w:r>
      </w:ins>
    </w:p>
    <w:p w14:paraId="02E157DA" w14:textId="77777777" w:rsidR="00963F27" w:rsidRDefault="00963F27">
      <w:pPr>
        <w:spacing w:before="0" w:after="0" w:line="240" w:lineRule="auto"/>
        <w:rPr>
          <w:ins w:id="1907" w:author="Abhishek Deep Nigam" w:date="2015-11-15T18:28:00Z"/>
        </w:rPr>
        <w:pPrChange w:id="1908" w:author="Abhishek Deep Nigam" w:date="2015-11-15T18:29:00Z">
          <w:pPr/>
        </w:pPrChange>
      </w:pPr>
      <w:ins w:id="1909" w:author="Abhishek Deep Nigam" w:date="2015-11-15T18:28:00Z">
        <w:r>
          <w:t>also</w:t>
        </w:r>
      </w:ins>
    </w:p>
    <w:p w14:paraId="19F3FED8" w14:textId="77777777" w:rsidR="00963F27" w:rsidRDefault="00963F27">
      <w:pPr>
        <w:spacing w:before="0" w:after="0" w:line="240" w:lineRule="auto"/>
        <w:rPr>
          <w:ins w:id="1910" w:author="Abhishek Deep Nigam" w:date="2015-11-15T18:28:00Z"/>
        </w:rPr>
        <w:pPrChange w:id="1911" w:author="Abhishek Deep Nigam" w:date="2015-11-15T18:29:00Z">
          <w:pPr/>
        </w:pPrChange>
      </w:pPr>
      <w:ins w:id="1912" w:author="Abhishek Deep Nigam" w:date="2015-11-15T18:28:00Z">
        <w:r>
          <w:t>like</w:t>
        </w:r>
      </w:ins>
    </w:p>
    <w:p w14:paraId="4084643C" w14:textId="77777777" w:rsidR="00963F27" w:rsidRDefault="00963F27">
      <w:pPr>
        <w:spacing w:before="0" w:after="0" w:line="240" w:lineRule="auto"/>
        <w:rPr>
          <w:ins w:id="1913" w:author="Abhishek Deep Nigam" w:date="2015-11-15T18:28:00Z"/>
        </w:rPr>
        <w:pPrChange w:id="1914" w:author="Abhishek Deep Nigam" w:date="2015-11-15T18:29:00Z">
          <w:pPr/>
        </w:pPrChange>
      </w:pPr>
      <w:ins w:id="1915" w:author="Abhishek Deep Nigam" w:date="2015-11-15T18:28:00Z">
        <w:r>
          <w:lastRenderedPageBreak/>
          <w:t>article</w:t>
        </w:r>
      </w:ins>
    </w:p>
    <w:p w14:paraId="32063261" w14:textId="77777777" w:rsidR="00963F27" w:rsidRDefault="00963F27">
      <w:pPr>
        <w:spacing w:before="0" w:after="0" w:line="240" w:lineRule="auto"/>
        <w:rPr>
          <w:ins w:id="1916" w:author="Abhishek Deep Nigam" w:date="2015-11-15T18:28:00Z"/>
        </w:rPr>
        <w:pPrChange w:id="1917" w:author="Abhishek Deep Nigam" w:date="2015-11-15T18:29:00Z">
          <w:pPr/>
        </w:pPrChange>
      </w:pPr>
      <w:ins w:id="1918" w:author="Abhishek Deep Nigam" w:date="2015-11-15T18:28:00Z">
        <w:r>
          <w:t>graphics</w:t>
        </w:r>
      </w:ins>
    </w:p>
    <w:p w14:paraId="32C79240" w14:textId="77777777" w:rsidR="00963F27" w:rsidRDefault="00963F27">
      <w:pPr>
        <w:spacing w:before="0" w:after="0" w:line="240" w:lineRule="auto"/>
        <w:rPr>
          <w:ins w:id="1919" w:author="Abhishek Deep Nigam" w:date="2015-11-15T18:28:00Z"/>
        </w:rPr>
        <w:pPrChange w:id="1920" w:author="Abhishek Deep Nigam" w:date="2015-11-15T18:29:00Z">
          <w:pPr/>
        </w:pPrChange>
      </w:pPr>
      <w:ins w:id="1921" w:author="Abhishek Deep Nigam" w:date="2015-11-15T18:28:00Z">
        <w:r>
          <w:t>edu</w:t>
        </w:r>
      </w:ins>
    </w:p>
    <w:p w14:paraId="2D426104" w14:textId="77777777" w:rsidR="00963F27" w:rsidRDefault="00963F27">
      <w:pPr>
        <w:spacing w:before="0" w:after="0" w:line="240" w:lineRule="auto"/>
        <w:rPr>
          <w:ins w:id="1922" w:author="Abhishek Deep Nigam" w:date="2015-11-15T18:28:00Z"/>
        </w:rPr>
        <w:pPrChange w:id="1923" w:author="Abhishek Deep Nigam" w:date="2015-11-15T18:29:00Z">
          <w:pPr/>
        </w:pPrChange>
      </w:pPr>
      <w:ins w:id="1924" w:author="Abhishek Deep Nigam" w:date="2015-11-15T18:28:00Z">
        <w:r>
          <w:t>use</w:t>
        </w:r>
      </w:ins>
    </w:p>
    <w:p w14:paraId="6690A008" w14:textId="77777777" w:rsidR="00963F27" w:rsidRDefault="00963F27">
      <w:pPr>
        <w:spacing w:before="0" w:after="0" w:line="240" w:lineRule="auto"/>
        <w:rPr>
          <w:ins w:id="1925" w:author="Abhishek Deep Nigam" w:date="2015-11-15T18:28:00Z"/>
        </w:rPr>
        <w:pPrChange w:id="1926" w:author="Abhishek Deep Nigam" w:date="2015-11-15T18:29:00Z">
          <w:pPr/>
        </w:pPrChange>
      </w:pPr>
      <w:ins w:id="1927" w:author="Abhishek Deep Nigam" w:date="2015-11-15T18:28:00Z">
        <w:r>
          <w:t>get</w:t>
        </w:r>
      </w:ins>
    </w:p>
    <w:p w14:paraId="55583AFB" w14:textId="77777777" w:rsidR="00963F27" w:rsidRDefault="00963F27">
      <w:pPr>
        <w:spacing w:before="0" w:after="0" w:line="240" w:lineRule="auto"/>
        <w:rPr>
          <w:ins w:id="1928" w:author="Abhishek Deep Nigam" w:date="2015-11-15T18:28:00Z"/>
        </w:rPr>
        <w:pPrChange w:id="1929" w:author="Abhishek Deep Nigam" w:date="2015-11-15T18:29:00Z">
          <w:pPr/>
        </w:pPrChange>
      </w:pPr>
      <w:ins w:id="1930" w:author="Abhishek Deep Nigam" w:date="2015-11-15T18:28:00Z">
        <w:r>
          <w:t>know</w:t>
        </w:r>
      </w:ins>
    </w:p>
    <w:p w14:paraId="34DB947D" w14:textId="77777777" w:rsidR="00963F27" w:rsidRDefault="00963F27">
      <w:pPr>
        <w:spacing w:before="0" w:after="0" w:line="240" w:lineRule="auto"/>
        <w:rPr>
          <w:ins w:id="1931" w:author="Abhishek Deep Nigam" w:date="2015-11-15T18:28:00Z"/>
        </w:rPr>
        <w:pPrChange w:id="1932" w:author="Abhishek Deep Nigam" w:date="2015-11-15T18:29:00Z">
          <w:pPr/>
        </w:pPrChange>
      </w:pPr>
      <w:ins w:id="1933" w:author="Abhishek Deep Nigam" w:date="2015-11-15T18:28:00Z">
        <w:r>
          <w:t>computer</w:t>
        </w:r>
      </w:ins>
    </w:p>
    <w:p w14:paraId="66DC4910" w14:textId="77777777" w:rsidR="00963F27" w:rsidRDefault="00963F27">
      <w:pPr>
        <w:spacing w:before="0" w:after="0" w:line="240" w:lineRule="auto"/>
        <w:rPr>
          <w:ins w:id="1934" w:author="Abhishek Deep Nigam" w:date="2015-11-15T18:28:00Z"/>
        </w:rPr>
        <w:pPrChange w:id="1935" w:author="Abhishek Deep Nigam" w:date="2015-11-15T18:29:00Z">
          <w:pPr/>
        </w:pPrChange>
      </w:pPr>
      <w:ins w:id="1936" w:author="Abhishek Deep Nigam" w:date="2015-11-15T18:28:00Z">
        <w:r>
          <w:lastRenderedPageBreak/>
          <w:t>need</w:t>
        </w:r>
      </w:ins>
    </w:p>
    <w:p w14:paraId="2BEBD9DC" w14:textId="77777777" w:rsidR="00963F27" w:rsidRDefault="00963F27">
      <w:pPr>
        <w:spacing w:before="0" w:after="0" w:line="240" w:lineRule="auto"/>
        <w:rPr>
          <w:ins w:id="1937" w:author="Abhishek Deep Nigam" w:date="2015-11-15T18:28:00Z"/>
        </w:rPr>
        <w:pPrChange w:id="1938" w:author="Abhishek Deep Nigam" w:date="2015-11-15T18:29:00Z">
          <w:pPr/>
        </w:pPrChange>
      </w:pPr>
      <w:ins w:id="1939" w:author="Abhishek Deep Nigam" w:date="2015-11-15T18:28:00Z">
        <w:r>
          <w:t>could</w:t>
        </w:r>
      </w:ins>
    </w:p>
    <w:p w14:paraId="121187BE" w14:textId="77777777" w:rsidR="00963F27" w:rsidRDefault="00963F27">
      <w:pPr>
        <w:spacing w:before="0" w:after="0" w:line="240" w:lineRule="auto"/>
        <w:rPr>
          <w:ins w:id="1940" w:author="Abhishek Deep Nigam" w:date="2015-11-15T18:28:00Z"/>
        </w:rPr>
        <w:pPrChange w:id="1941" w:author="Abhishek Deep Nigam" w:date="2015-11-15T18:29:00Z">
          <w:pPr/>
        </w:pPrChange>
      </w:pPr>
      <w:ins w:id="1942" w:author="Abhishek Deep Nigam" w:date="2015-11-15T18:28:00Z">
        <w:r>
          <w:t>think</w:t>
        </w:r>
      </w:ins>
    </w:p>
    <w:p w14:paraId="45914E0D" w14:textId="77777777" w:rsidR="00963F27" w:rsidRDefault="00963F27">
      <w:pPr>
        <w:spacing w:before="0" w:after="0" w:line="240" w:lineRule="auto"/>
        <w:rPr>
          <w:ins w:id="1943" w:author="Abhishek Deep Nigam" w:date="2015-11-15T18:28:00Z"/>
        </w:rPr>
        <w:pPrChange w:id="1944" w:author="Abhishek Deep Nigam" w:date="2015-11-15T18:29:00Z">
          <w:pPr/>
        </w:pPrChange>
      </w:pPr>
      <w:ins w:id="1945" w:author="Abhishek Deep Nigam" w:date="2015-11-15T18:28:00Z">
        <w:r>
          <w:t>program</w:t>
        </w:r>
      </w:ins>
    </w:p>
    <w:p w14:paraId="726C343E" w14:textId="77777777" w:rsidR="00963F27" w:rsidRDefault="00963F27">
      <w:pPr>
        <w:spacing w:before="0" w:after="0" w:line="240" w:lineRule="auto"/>
        <w:rPr>
          <w:ins w:id="1946" w:author="Abhishek Deep Nigam" w:date="2015-11-15T18:28:00Z"/>
        </w:rPr>
        <w:pPrChange w:id="1947" w:author="Abhishek Deep Nigam" w:date="2015-11-15T18:29:00Z">
          <w:pPr/>
        </w:pPrChange>
      </w:pPr>
      <w:ins w:id="1948" w:author="Abhishek Deep Nigam" w:date="2015-11-15T18:28:00Z">
        <w:r>
          <w:t>m</w:t>
        </w:r>
      </w:ins>
    </w:p>
    <w:p w14:paraId="47C1FD11" w14:textId="77777777" w:rsidR="00781DF1" w:rsidRDefault="00963F27" w:rsidP="00963F27">
      <w:pPr>
        <w:spacing w:before="0" w:after="0" w:line="240" w:lineRule="auto"/>
        <w:rPr>
          <w:ins w:id="1949"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950" w:author="Abhishek Deep Nigam" w:date="2015-11-15T18:44:00Z">
            <w:sectPr w:rsidR="00781DF1" w:rsidSect="00781DF1">
              <w:pgMar w:top="1901" w:right="1008" w:bottom="1440" w:left="1008" w:header="720" w:footer="432" w:gutter="0"/>
              <w:cols w:num="1"/>
            </w:sectPr>
          </w:sectPrChange>
        </w:sectPr>
      </w:pPr>
      <w:ins w:id="1951" w:author="Abhishek Deep Nigam" w:date="2015-11-15T18:28:00Z">
        <w:r>
          <w:t>two</w:t>
        </w:r>
      </w:ins>
    </w:p>
    <w:p w14:paraId="3C1D2177" w14:textId="50A0E6C5" w:rsidR="00963F27" w:rsidRDefault="00963F27">
      <w:pPr>
        <w:spacing w:before="0" w:after="0" w:line="240" w:lineRule="auto"/>
        <w:rPr>
          <w:ins w:id="1952" w:author="Abhishek Deep Nigam" w:date="2015-11-15T18:28:00Z"/>
        </w:rPr>
        <w:pPrChange w:id="1953" w:author="Abhishek Deep Nigam" w:date="2015-11-15T18:29:00Z">
          <w:pPr/>
        </w:pPrChange>
      </w:pPr>
    </w:p>
    <w:p w14:paraId="44999E48" w14:textId="77777777" w:rsidR="00963F27" w:rsidRDefault="00963F27">
      <w:pPr>
        <w:spacing w:before="0" w:after="0" w:line="240" w:lineRule="auto"/>
        <w:rPr>
          <w:ins w:id="1954" w:author="Abhishek Deep Nigam" w:date="2015-11-15T18:28:00Z"/>
        </w:rPr>
        <w:pPrChange w:id="1955" w:author="Abhishek Deep Nigam" w:date="2015-11-15T18:29:00Z">
          <w:pPr/>
        </w:pPrChange>
      </w:pPr>
    </w:p>
    <w:p w14:paraId="545A1802" w14:textId="77777777" w:rsidR="00963F27" w:rsidRDefault="00963F27">
      <w:pPr>
        <w:spacing w:before="0" w:after="0" w:line="240" w:lineRule="auto"/>
        <w:rPr>
          <w:ins w:id="1956" w:author="Abhishek Deep Nigam" w:date="2015-11-15T18:28:00Z"/>
        </w:rPr>
        <w:pPrChange w:id="1957" w:author="Abhishek Deep Nigam" w:date="2015-11-15T18:29:00Z">
          <w:pPr/>
        </w:pPrChange>
      </w:pPr>
    </w:p>
    <w:p w14:paraId="1F57D520" w14:textId="77777777" w:rsidR="00963F27" w:rsidRDefault="00963F27">
      <w:pPr>
        <w:spacing w:before="0" w:after="0" w:line="240" w:lineRule="auto"/>
        <w:rPr>
          <w:ins w:id="1958" w:author="Abhishek Deep Nigam" w:date="2015-11-15T18:28:00Z"/>
        </w:rPr>
        <w:pPrChange w:id="1959" w:author="Abhishek Deep Nigam" w:date="2015-11-15T18:29:00Z">
          <w:pPr/>
        </w:pPrChange>
      </w:pPr>
    </w:p>
    <w:p w14:paraId="079802A5" w14:textId="41CD172F" w:rsidR="0027599D" w:rsidRDefault="0027599D">
      <w:pPr>
        <w:rPr>
          <w:ins w:id="1960" w:author="Abhishek Deep Nigam" w:date="2015-11-15T18:37:00Z"/>
        </w:rPr>
      </w:pPr>
      <w:ins w:id="1961" w:author="Abhishek Deep Nigam" w:date="2015-11-15T18:37:00Z">
        <w:r>
          <w:br w:type="page"/>
        </w:r>
      </w:ins>
    </w:p>
    <w:p w14:paraId="73FF4767" w14:textId="62CC1D9D" w:rsidR="00963F27" w:rsidRDefault="0027599D">
      <w:pPr>
        <w:pStyle w:val="Heading3"/>
        <w:rPr>
          <w:ins w:id="1962" w:author="Abhishek Deep Nigam" w:date="2015-11-15T18:37:00Z"/>
        </w:rPr>
        <w:pPrChange w:id="1963" w:author="Abhishek Deep Nigam" w:date="2015-11-15T18:37:00Z">
          <w:pPr/>
        </w:pPrChange>
      </w:pPr>
      <w:ins w:id="1964" w:author="Abhishek Deep Nigam" w:date="2015-11-15T18:37:00Z">
        <w:r>
          <w:lastRenderedPageBreak/>
          <w:t>Extra Credit for Part 2</w:t>
        </w:r>
      </w:ins>
    </w:p>
    <w:p w14:paraId="31A00427" w14:textId="46DD8AB1" w:rsidR="0027599D" w:rsidRDefault="0027599D">
      <w:pPr>
        <w:rPr>
          <w:ins w:id="1965" w:author="Abhishek Deep Nigam" w:date="2015-11-15T18:37:00Z"/>
        </w:rPr>
      </w:pPr>
      <w:ins w:id="1966" w:author="Abhishek Deep Nigam" w:date="2015-11-15T18:37:00Z">
        <w:r>
          <w:t>We did word clouds for every single category for ever dataset. This is for bonus points. They are shown below.</w:t>
        </w:r>
      </w:ins>
    </w:p>
    <w:p w14:paraId="4B98FAE2" w14:textId="772BEB00" w:rsidR="0027599D" w:rsidRDefault="0027599D">
      <w:pPr>
        <w:pStyle w:val="Heading4"/>
        <w:rPr>
          <w:ins w:id="1967" w:author="Abhishek Deep Nigam" w:date="2015-11-15T18:39:00Z"/>
        </w:rPr>
        <w:pPrChange w:id="1968" w:author="Abhishek Deep Nigam" w:date="2015-11-15T18:39:00Z">
          <w:pPr/>
        </w:pPrChange>
      </w:pPr>
      <w:ins w:id="1969" w:author="Abhishek Deep Nigam" w:date="2015-11-15T18:38:00Z">
        <w:r>
          <w:t>Normal Email</w:t>
        </w:r>
      </w:ins>
    </w:p>
    <w:p w14:paraId="77EB5E34" w14:textId="1C9CE24D" w:rsidR="0027599D" w:rsidRPr="0027599D" w:rsidRDefault="0027599D">
      <w:pPr>
        <w:rPr>
          <w:ins w:id="1970" w:author="Abhishek Deep Nigam" w:date="2015-11-15T18:38:00Z"/>
        </w:rPr>
      </w:pPr>
      <w:ins w:id="1971" w:author="Abhishek Deep Nigam" w:date="2015-11-15T18:40:00Z">
        <w:r>
          <w:rPr>
            <w:noProof/>
            <w:lang w:eastAsia="en-US"/>
          </w:rPr>
          <w:drawing>
            <wp:inline distT="0" distB="0" distL="0" distR="0" wp14:anchorId="49A2635D" wp14:editId="1CD2BC55">
              <wp:extent cx="6492240" cy="3246120"/>
              <wp:effectExtent l="0" t="0" r="1016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0.png"/>
                      <pic:cNvPicPr/>
                    </pic:nvPicPr>
                    <pic:blipFill>
                      <a:blip r:embed="rId5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3C1E72EE" w14:textId="2E9A4D4B" w:rsidR="0027599D" w:rsidRDefault="0027599D">
      <w:pPr>
        <w:pStyle w:val="Heading4"/>
        <w:rPr>
          <w:ins w:id="1972" w:author="Abhishek Deep Nigam" w:date="2015-11-15T18:39:00Z"/>
        </w:rPr>
        <w:pPrChange w:id="1973" w:author="Abhishek Deep Nigam" w:date="2015-11-15T18:39:00Z">
          <w:pPr/>
        </w:pPrChange>
      </w:pPr>
      <w:ins w:id="1974" w:author="Abhishek Deep Nigam" w:date="2015-11-15T18:38:00Z">
        <w:r>
          <w:lastRenderedPageBreak/>
          <w:t>Spam Email</w:t>
        </w:r>
      </w:ins>
    </w:p>
    <w:p w14:paraId="1F745BF7" w14:textId="36A3C4ED" w:rsidR="0027599D" w:rsidRPr="0027599D" w:rsidRDefault="0027599D">
      <w:pPr>
        <w:rPr>
          <w:ins w:id="1975" w:author="Abhishek Deep Nigam" w:date="2015-11-15T18:38:00Z"/>
        </w:rPr>
      </w:pPr>
      <w:ins w:id="1976" w:author="Abhishek Deep Nigam" w:date="2015-11-15T18:40:00Z">
        <w:r>
          <w:rPr>
            <w:noProof/>
            <w:lang w:eastAsia="en-US"/>
          </w:rPr>
          <w:drawing>
            <wp:inline distT="0" distB="0" distL="0" distR="0" wp14:anchorId="43C68DD1" wp14:editId="239ABE58">
              <wp:extent cx="6492240" cy="3246120"/>
              <wp:effectExtent l="0" t="0" r="1016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1.png"/>
                      <pic:cNvPicPr/>
                    </pic:nvPicPr>
                    <pic:blipFill>
                      <a:blip r:embed="rId5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6AE35755" w14:textId="791D85F9" w:rsidR="0027599D" w:rsidRDefault="0027599D">
      <w:pPr>
        <w:pStyle w:val="Heading4"/>
        <w:rPr>
          <w:ins w:id="1977" w:author="Abhishek Deep Nigam" w:date="2015-11-15T18:39:00Z"/>
        </w:rPr>
        <w:pPrChange w:id="1978" w:author="Abhishek Deep Nigam" w:date="2015-11-15T18:39:00Z">
          <w:pPr/>
        </w:pPrChange>
      </w:pPr>
      <w:ins w:id="1979" w:author="Abhishek Deep Nigam" w:date="2015-11-15T18:38:00Z">
        <w:r>
          <w:t>Negative Movie Review</w:t>
        </w:r>
      </w:ins>
    </w:p>
    <w:p w14:paraId="6972BF72" w14:textId="41050030" w:rsidR="0027599D" w:rsidRPr="0027599D" w:rsidRDefault="0027599D">
      <w:pPr>
        <w:rPr>
          <w:ins w:id="1980" w:author="Abhishek Deep Nigam" w:date="2015-11-15T18:38:00Z"/>
        </w:rPr>
      </w:pPr>
      <w:ins w:id="1981" w:author="Abhishek Deep Nigam" w:date="2015-11-15T18:40:00Z">
        <w:r>
          <w:rPr>
            <w:noProof/>
            <w:lang w:eastAsia="en-US"/>
          </w:rPr>
          <w:drawing>
            <wp:inline distT="0" distB="0" distL="0" distR="0" wp14:anchorId="77E50F52" wp14:editId="26F41ABB">
              <wp:extent cx="6492240" cy="3246120"/>
              <wp:effectExtent l="0" t="0" r="1016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vie-1.png"/>
                      <pic:cNvPicPr/>
                    </pic:nvPicPr>
                    <pic:blipFill>
                      <a:blip r:embed="rId53">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09401FF" w14:textId="13BF95BB" w:rsidR="0027599D" w:rsidRDefault="0027599D">
      <w:pPr>
        <w:pStyle w:val="Heading4"/>
        <w:rPr>
          <w:ins w:id="1982" w:author="Abhishek Deep Nigam" w:date="2015-11-15T18:39:00Z"/>
        </w:rPr>
        <w:pPrChange w:id="1983" w:author="Abhishek Deep Nigam" w:date="2015-11-15T18:39:00Z">
          <w:pPr/>
        </w:pPrChange>
      </w:pPr>
      <w:ins w:id="1984" w:author="Abhishek Deep Nigam" w:date="2015-11-15T18:38:00Z">
        <w:r>
          <w:lastRenderedPageBreak/>
          <w:t>Positive Movie Reiview</w:t>
        </w:r>
      </w:ins>
    </w:p>
    <w:p w14:paraId="688DF2B4" w14:textId="39E16E2B" w:rsidR="0027599D" w:rsidRPr="0027599D" w:rsidRDefault="0027599D">
      <w:pPr>
        <w:rPr>
          <w:ins w:id="1985" w:author="Abhishek Deep Nigam" w:date="2015-11-15T18:38:00Z"/>
        </w:rPr>
      </w:pPr>
      <w:ins w:id="1986" w:author="Abhishek Deep Nigam" w:date="2015-11-15T18:40:00Z">
        <w:r>
          <w:rPr>
            <w:noProof/>
            <w:lang w:eastAsia="en-US"/>
          </w:rPr>
          <w:drawing>
            <wp:inline distT="0" distB="0" distL="0" distR="0" wp14:anchorId="184C2F7B" wp14:editId="67E25179">
              <wp:extent cx="6492240" cy="3246120"/>
              <wp:effectExtent l="0" t="0" r="1016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vie1.png"/>
                      <pic:cNvPicPr/>
                    </pic:nvPicPr>
                    <pic:blipFill>
                      <a:blip r:embed="rId54">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04F8209" w14:textId="77777777" w:rsidR="0027599D" w:rsidRDefault="0027599D">
      <w:pPr>
        <w:pStyle w:val="Heading4"/>
        <w:rPr>
          <w:ins w:id="1987" w:author="Abhishek Deep Nigam" w:date="2015-11-15T18:39:00Z"/>
        </w:rPr>
        <w:pPrChange w:id="1988" w:author="Abhishek Deep Nigam" w:date="2015-11-15T18:39:00Z">
          <w:pPr>
            <w:spacing w:before="0" w:after="0" w:line="240" w:lineRule="auto"/>
          </w:pPr>
        </w:pPrChange>
      </w:pPr>
      <w:ins w:id="1989" w:author="Abhishek Deep Nigam" w:date="2015-11-15T18:39:00Z">
        <w:r>
          <w:t>sci.space</w:t>
        </w:r>
      </w:ins>
    </w:p>
    <w:p w14:paraId="17E9A568" w14:textId="274F27B3" w:rsidR="0027599D" w:rsidRPr="0027599D" w:rsidRDefault="0027599D">
      <w:pPr>
        <w:rPr>
          <w:ins w:id="1990" w:author="Abhishek Deep Nigam" w:date="2015-11-15T18:39:00Z"/>
        </w:rPr>
        <w:pPrChange w:id="1991" w:author="Abhishek Deep Nigam" w:date="2015-11-15T18:39:00Z">
          <w:pPr>
            <w:spacing w:before="0" w:after="0" w:line="240" w:lineRule="auto"/>
          </w:pPr>
        </w:pPrChange>
      </w:pPr>
      <w:ins w:id="1992" w:author="Abhishek Deep Nigam" w:date="2015-11-15T18:40:00Z">
        <w:r>
          <w:rPr>
            <w:noProof/>
            <w:lang w:eastAsia="en-US"/>
          </w:rPr>
          <w:drawing>
            <wp:inline distT="0" distB="0" distL="0" distR="0" wp14:anchorId="22B2D89E" wp14:editId="663946A1">
              <wp:extent cx="6492240" cy="330962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category0.png"/>
                      <pic:cNvPicPr/>
                    </pic:nvPicPr>
                    <pic:blipFill>
                      <a:blip r:embed="rId55">
                        <a:extLst>
                          <a:ext uri="{28A0092B-C50C-407E-A947-70E740481C1C}">
                            <a14:useLocalDpi xmlns:a14="http://schemas.microsoft.com/office/drawing/2010/main" val="0"/>
                          </a:ext>
                        </a:extLst>
                      </a:blip>
                      <a:stretch>
                        <a:fillRect/>
                      </a:stretch>
                    </pic:blipFill>
                    <pic:spPr>
                      <a:xfrm>
                        <a:off x="0" y="0"/>
                        <a:ext cx="6492240" cy="3309620"/>
                      </a:xfrm>
                      <a:prstGeom prst="rect">
                        <a:avLst/>
                      </a:prstGeom>
                    </pic:spPr>
                  </pic:pic>
                </a:graphicData>
              </a:graphic>
            </wp:inline>
          </w:drawing>
        </w:r>
      </w:ins>
    </w:p>
    <w:p w14:paraId="053C5296" w14:textId="77777777" w:rsidR="0027599D" w:rsidRDefault="0027599D">
      <w:pPr>
        <w:pStyle w:val="Heading4"/>
        <w:rPr>
          <w:ins w:id="1993" w:author="Abhishek Deep Nigam" w:date="2015-11-15T18:39:00Z"/>
        </w:rPr>
        <w:pPrChange w:id="1994" w:author="Abhishek Deep Nigam" w:date="2015-11-15T18:39:00Z">
          <w:pPr>
            <w:spacing w:before="0" w:after="0" w:line="240" w:lineRule="auto"/>
          </w:pPr>
        </w:pPrChange>
      </w:pPr>
      <w:ins w:id="1995" w:author="Abhishek Deep Nigam" w:date="2015-11-15T18:39:00Z">
        <w:r>
          <w:lastRenderedPageBreak/>
          <w:t>comp.sys.ibm.pc.hardware</w:t>
        </w:r>
      </w:ins>
    </w:p>
    <w:p w14:paraId="010EB520" w14:textId="17E4E400" w:rsidR="0027599D" w:rsidRPr="0027599D" w:rsidRDefault="001F07A3">
      <w:pPr>
        <w:rPr>
          <w:ins w:id="1996" w:author="Abhishek Deep Nigam" w:date="2015-11-15T18:39:00Z"/>
        </w:rPr>
        <w:pPrChange w:id="1997" w:author="Abhishek Deep Nigam" w:date="2015-11-15T18:39:00Z">
          <w:pPr>
            <w:spacing w:before="0" w:after="0" w:line="240" w:lineRule="auto"/>
          </w:pPr>
        </w:pPrChange>
      </w:pPr>
      <w:ins w:id="1998" w:author="Abhishek Deep Nigam" w:date="2015-11-15T18:40:00Z">
        <w:r>
          <w:rPr>
            <w:noProof/>
            <w:lang w:eastAsia="en-US"/>
          </w:rPr>
          <w:drawing>
            <wp:inline distT="0" distB="0" distL="0" distR="0" wp14:anchorId="430B9F4E" wp14:editId="584B86CA">
              <wp:extent cx="6492240" cy="3246120"/>
              <wp:effectExtent l="0" t="0" r="1016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category1.png"/>
                      <pic:cNvPicPr/>
                    </pic:nvPicPr>
                    <pic:blipFill>
                      <a:blip r:embed="rId56">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6390AA0" w14:textId="77777777" w:rsidR="0027599D" w:rsidRDefault="0027599D">
      <w:pPr>
        <w:pStyle w:val="Heading4"/>
        <w:rPr>
          <w:ins w:id="1999" w:author="Abhishek Deep Nigam" w:date="2015-11-15T18:39:00Z"/>
        </w:rPr>
        <w:pPrChange w:id="2000" w:author="Abhishek Deep Nigam" w:date="2015-11-15T18:39:00Z">
          <w:pPr>
            <w:spacing w:before="0" w:after="0" w:line="240" w:lineRule="auto"/>
          </w:pPr>
        </w:pPrChange>
      </w:pPr>
      <w:ins w:id="2001" w:author="Abhishek Deep Nigam" w:date="2015-11-15T18:39:00Z">
        <w:r>
          <w:t>rec.sport.baseball</w:t>
        </w:r>
      </w:ins>
    </w:p>
    <w:p w14:paraId="7F81B25B" w14:textId="70BBE80E" w:rsidR="0027599D" w:rsidRPr="0027599D" w:rsidRDefault="001F07A3">
      <w:pPr>
        <w:rPr>
          <w:ins w:id="2002" w:author="Abhishek Deep Nigam" w:date="2015-11-15T18:39:00Z"/>
        </w:rPr>
        <w:pPrChange w:id="2003" w:author="Abhishek Deep Nigam" w:date="2015-11-15T18:39:00Z">
          <w:pPr>
            <w:spacing w:before="0" w:after="0" w:line="240" w:lineRule="auto"/>
          </w:pPr>
        </w:pPrChange>
      </w:pPr>
      <w:ins w:id="2004" w:author="Abhishek Deep Nigam" w:date="2015-11-15T18:41:00Z">
        <w:r>
          <w:rPr>
            <w:noProof/>
            <w:lang w:eastAsia="en-US"/>
          </w:rPr>
          <w:drawing>
            <wp:inline distT="0" distB="0" distL="0" distR="0" wp14:anchorId="73C25E5D" wp14:editId="013033B2">
              <wp:extent cx="6492240" cy="3246120"/>
              <wp:effectExtent l="0" t="0" r="1016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category2.png"/>
                      <pic:cNvPicPr/>
                    </pic:nvPicPr>
                    <pic:blipFill>
                      <a:blip r:embed="rId57">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55984F1" w14:textId="77777777" w:rsidR="0027599D" w:rsidRDefault="0027599D">
      <w:pPr>
        <w:pStyle w:val="Heading4"/>
        <w:rPr>
          <w:ins w:id="2005" w:author="Abhishek Deep Nigam" w:date="2015-11-15T18:39:00Z"/>
        </w:rPr>
        <w:pPrChange w:id="2006" w:author="Abhishek Deep Nigam" w:date="2015-11-15T18:39:00Z">
          <w:pPr>
            <w:spacing w:before="0" w:after="0" w:line="240" w:lineRule="auto"/>
          </w:pPr>
        </w:pPrChange>
      </w:pPr>
      <w:ins w:id="2007" w:author="Abhishek Deep Nigam" w:date="2015-11-15T18:39:00Z">
        <w:r>
          <w:lastRenderedPageBreak/>
          <w:t>comp.windows.x</w:t>
        </w:r>
      </w:ins>
    </w:p>
    <w:p w14:paraId="12C75C1E" w14:textId="5F7BA024" w:rsidR="0027599D" w:rsidRPr="0027599D" w:rsidRDefault="001F07A3">
      <w:pPr>
        <w:rPr>
          <w:ins w:id="2008" w:author="Abhishek Deep Nigam" w:date="2015-11-15T18:39:00Z"/>
        </w:rPr>
        <w:pPrChange w:id="2009" w:author="Abhishek Deep Nigam" w:date="2015-11-15T18:39:00Z">
          <w:pPr>
            <w:spacing w:before="0" w:after="0" w:line="240" w:lineRule="auto"/>
          </w:pPr>
        </w:pPrChange>
      </w:pPr>
      <w:ins w:id="2010" w:author="Abhishek Deep Nigam" w:date="2015-11-15T18:41:00Z">
        <w:r>
          <w:rPr>
            <w:noProof/>
            <w:lang w:eastAsia="en-US"/>
          </w:rPr>
          <w:drawing>
            <wp:inline distT="0" distB="0" distL="0" distR="0" wp14:anchorId="24BB7356" wp14:editId="27EC7181">
              <wp:extent cx="6492240" cy="3246120"/>
              <wp:effectExtent l="0" t="0" r="1016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ategory3.png"/>
                      <pic:cNvPicPr/>
                    </pic:nvPicPr>
                    <pic:blipFill>
                      <a:blip r:embed="rId58">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64DB298" w14:textId="77777777" w:rsidR="0027599D" w:rsidRDefault="0027599D">
      <w:pPr>
        <w:pStyle w:val="Heading4"/>
        <w:rPr>
          <w:ins w:id="2011" w:author="Abhishek Deep Nigam" w:date="2015-11-15T18:39:00Z"/>
        </w:rPr>
        <w:pPrChange w:id="2012" w:author="Abhishek Deep Nigam" w:date="2015-11-15T18:39:00Z">
          <w:pPr>
            <w:spacing w:before="0" w:after="0" w:line="240" w:lineRule="auto"/>
          </w:pPr>
        </w:pPrChange>
      </w:pPr>
      <w:ins w:id="2013" w:author="Abhishek Deep Nigam" w:date="2015-11-15T18:39:00Z">
        <w:r>
          <w:t>talk.politics.misc</w:t>
        </w:r>
      </w:ins>
    </w:p>
    <w:p w14:paraId="09100E98" w14:textId="72B8A5D4" w:rsidR="0027599D" w:rsidRPr="0027599D" w:rsidRDefault="001F07A3">
      <w:pPr>
        <w:rPr>
          <w:ins w:id="2014" w:author="Abhishek Deep Nigam" w:date="2015-11-15T18:39:00Z"/>
        </w:rPr>
        <w:pPrChange w:id="2015" w:author="Abhishek Deep Nigam" w:date="2015-11-15T18:39:00Z">
          <w:pPr>
            <w:spacing w:before="0" w:after="0" w:line="240" w:lineRule="auto"/>
          </w:pPr>
        </w:pPrChange>
      </w:pPr>
      <w:ins w:id="2016" w:author="Abhishek Deep Nigam" w:date="2015-11-15T18:41:00Z">
        <w:r>
          <w:rPr>
            <w:noProof/>
            <w:lang w:eastAsia="en-US"/>
          </w:rPr>
          <w:drawing>
            <wp:inline distT="0" distB="0" distL="0" distR="0" wp14:anchorId="30BEAD27" wp14:editId="2EEA6F2D">
              <wp:extent cx="6492240" cy="3246120"/>
              <wp:effectExtent l="0" t="0" r="1016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category4.png"/>
                      <pic:cNvPicPr/>
                    </pic:nvPicPr>
                    <pic:blipFill>
                      <a:blip r:embed="rId59">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DC94F07" w14:textId="77777777" w:rsidR="0027599D" w:rsidRDefault="0027599D">
      <w:pPr>
        <w:pStyle w:val="Heading4"/>
        <w:rPr>
          <w:ins w:id="2017" w:author="Abhishek Deep Nigam" w:date="2015-11-15T18:39:00Z"/>
        </w:rPr>
        <w:pPrChange w:id="2018" w:author="Abhishek Deep Nigam" w:date="2015-11-15T18:39:00Z">
          <w:pPr>
            <w:spacing w:before="0" w:after="0" w:line="240" w:lineRule="auto"/>
          </w:pPr>
        </w:pPrChange>
      </w:pPr>
      <w:ins w:id="2019" w:author="Abhishek Deep Nigam" w:date="2015-11-15T18:39:00Z">
        <w:r>
          <w:lastRenderedPageBreak/>
          <w:t>misc.forsale</w:t>
        </w:r>
      </w:ins>
    </w:p>
    <w:p w14:paraId="3E973834" w14:textId="119606D7" w:rsidR="0027599D" w:rsidRPr="0027599D" w:rsidRDefault="001F07A3">
      <w:pPr>
        <w:rPr>
          <w:ins w:id="2020" w:author="Abhishek Deep Nigam" w:date="2015-11-15T18:39:00Z"/>
        </w:rPr>
        <w:pPrChange w:id="2021" w:author="Abhishek Deep Nigam" w:date="2015-11-15T18:39:00Z">
          <w:pPr>
            <w:spacing w:before="0" w:after="0" w:line="240" w:lineRule="auto"/>
          </w:pPr>
        </w:pPrChange>
      </w:pPr>
      <w:ins w:id="2022" w:author="Abhishek Deep Nigam" w:date="2015-11-15T18:41:00Z">
        <w:r>
          <w:rPr>
            <w:noProof/>
            <w:lang w:eastAsia="en-US"/>
          </w:rPr>
          <w:drawing>
            <wp:inline distT="0" distB="0" distL="0" distR="0" wp14:anchorId="43912CC3" wp14:editId="410C82CE">
              <wp:extent cx="6492240" cy="3246120"/>
              <wp:effectExtent l="0" t="0" r="1016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category5.png"/>
                      <pic:cNvPicPr/>
                    </pic:nvPicPr>
                    <pic:blipFill>
                      <a:blip r:embed="rId60">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2EE9A945" w14:textId="77777777" w:rsidR="0027599D" w:rsidRDefault="0027599D">
      <w:pPr>
        <w:pStyle w:val="Heading4"/>
        <w:rPr>
          <w:ins w:id="2023" w:author="Abhishek Deep Nigam" w:date="2015-11-15T18:39:00Z"/>
        </w:rPr>
        <w:pPrChange w:id="2024" w:author="Abhishek Deep Nigam" w:date="2015-11-15T18:39:00Z">
          <w:pPr>
            <w:spacing w:before="0" w:after="0" w:line="240" w:lineRule="auto"/>
          </w:pPr>
        </w:pPrChange>
      </w:pPr>
      <w:ins w:id="2025" w:author="Abhishek Deep Nigam" w:date="2015-11-15T18:39:00Z">
        <w:r>
          <w:t>rec.sport.hockey</w:t>
        </w:r>
      </w:ins>
    </w:p>
    <w:p w14:paraId="33ACAFC0" w14:textId="44F0BF56" w:rsidR="0027599D" w:rsidRPr="0027599D" w:rsidRDefault="001F07A3">
      <w:pPr>
        <w:rPr>
          <w:ins w:id="2026" w:author="Abhishek Deep Nigam" w:date="2015-11-15T18:39:00Z"/>
        </w:rPr>
        <w:pPrChange w:id="2027" w:author="Abhishek Deep Nigam" w:date="2015-11-15T18:39:00Z">
          <w:pPr>
            <w:spacing w:before="0" w:after="0" w:line="240" w:lineRule="auto"/>
          </w:pPr>
        </w:pPrChange>
      </w:pPr>
      <w:ins w:id="2028" w:author="Abhishek Deep Nigam" w:date="2015-11-15T18:41:00Z">
        <w:r>
          <w:rPr>
            <w:noProof/>
            <w:lang w:eastAsia="en-US"/>
          </w:rPr>
          <w:drawing>
            <wp:inline distT="0" distB="0" distL="0" distR="0" wp14:anchorId="62E92DF1" wp14:editId="7BEB961A">
              <wp:extent cx="6492240" cy="3246120"/>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category6.png"/>
                      <pic:cNvPicPr/>
                    </pic:nvPicPr>
                    <pic:blipFill>
                      <a:blip r:embed="rId6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50F7AEE" w14:textId="77777777" w:rsidR="0027599D" w:rsidRDefault="0027599D">
      <w:pPr>
        <w:pStyle w:val="Heading4"/>
        <w:rPr>
          <w:ins w:id="2029" w:author="Abhishek Deep Nigam" w:date="2015-11-15T18:39:00Z"/>
        </w:rPr>
        <w:pPrChange w:id="2030" w:author="Abhishek Deep Nigam" w:date="2015-11-15T18:39:00Z">
          <w:pPr>
            <w:spacing w:before="0" w:after="0" w:line="240" w:lineRule="auto"/>
          </w:pPr>
        </w:pPrChange>
      </w:pPr>
      <w:ins w:id="2031" w:author="Abhishek Deep Nigam" w:date="2015-11-15T18:39:00Z">
        <w:r>
          <w:lastRenderedPageBreak/>
          <w:t>comp.graphics</w:t>
        </w:r>
      </w:ins>
    </w:p>
    <w:p w14:paraId="2E837312" w14:textId="179016F3" w:rsidR="0027599D" w:rsidRPr="0027599D" w:rsidRDefault="001F07A3">
      <w:pPr>
        <w:rPr>
          <w:ins w:id="2032" w:author="Abhishek Deep Nigam" w:date="2015-11-15T18:39:00Z"/>
        </w:rPr>
        <w:pPrChange w:id="2033" w:author="Abhishek Deep Nigam" w:date="2015-11-15T18:39:00Z">
          <w:pPr>
            <w:spacing w:before="0" w:after="0" w:line="240" w:lineRule="auto"/>
          </w:pPr>
        </w:pPrChange>
      </w:pPr>
      <w:ins w:id="2034" w:author="Abhishek Deep Nigam" w:date="2015-11-15T18:41:00Z">
        <w:r>
          <w:rPr>
            <w:noProof/>
            <w:lang w:eastAsia="en-US"/>
          </w:rPr>
          <w:drawing>
            <wp:inline distT="0" distB="0" distL="0" distR="0" wp14:anchorId="0DCD20C7" wp14:editId="17AAFC11">
              <wp:extent cx="6492240" cy="3246120"/>
              <wp:effectExtent l="0" t="0" r="1016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category7.png"/>
                      <pic:cNvPicPr/>
                    </pic:nvPicPr>
                    <pic:blipFill>
                      <a:blip r:embed="rId6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4DEBE583" w14:textId="77777777" w:rsidR="0027599D" w:rsidRDefault="0027599D" w:rsidP="0027599D">
      <w:pPr>
        <w:spacing w:before="0" w:after="0" w:line="240" w:lineRule="auto"/>
        <w:rPr>
          <w:ins w:id="2035" w:author="Abhishek Deep Nigam" w:date="2015-11-15T18:39:00Z"/>
        </w:rPr>
      </w:pPr>
    </w:p>
    <w:p w14:paraId="6DAA3B7F" w14:textId="77777777" w:rsidR="00963F27" w:rsidRDefault="00963F27">
      <w:pPr>
        <w:spacing w:before="0" w:after="0" w:line="240" w:lineRule="auto"/>
        <w:rPr>
          <w:ins w:id="2036" w:author="Abhishek Deep Nigam" w:date="2015-11-15T18:28:00Z"/>
        </w:rPr>
        <w:pPrChange w:id="2037" w:author="Abhishek Deep Nigam" w:date="2015-11-15T18:29:00Z">
          <w:pPr/>
        </w:pPrChange>
      </w:pPr>
    </w:p>
    <w:p w14:paraId="36B962E2" w14:textId="77777777" w:rsidR="00963F27" w:rsidRDefault="00963F27">
      <w:pPr>
        <w:spacing w:before="0" w:after="0" w:line="240" w:lineRule="auto"/>
        <w:rPr>
          <w:ins w:id="2038" w:author="Abhishek Deep Nigam" w:date="2015-11-15T18:28:00Z"/>
        </w:rPr>
        <w:pPrChange w:id="2039" w:author="Abhishek Deep Nigam" w:date="2015-11-15T18:29:00Z">
          <w:pPr/>
        </w:pPrChange>
      </w:pPr>
    </w:p>
    <w:p w14:paraId="65977BDA" w14:textId="61B1D09B" w:rsidR="002236FB" w:rsidRDefault="002236FB">
      <w:pPr>
        <w:rPr>
          <w:ins w:id="2040" w:author="Abhishek Deep Nigam" w:date="2015-11-15T23:06:00Z"/>
        </w:rPr>
      </w:pPr>
      <w:ins w:id="2041" w:author="Abhishek Deep Nigam" w:date="2015-11-15T23:06:00Z">
        <w:r>
          <w:br w:type="page"/>
        </w:r>
      </w:ins>
    </w:p>
    <w:p w14:paraId="7D9CC749" w14:textId="11D72FCF" w:rsidR="00963F27" w:rsidRDefault="002236FB" w:rsidP="002236FB">
      <w:pPr>
        <w:pStyle w:val="Heading2"/>
        <w:rPr>
          <w:ins w:id="2042" w:author="Abhishek Deep Nigam" w:date="2015-11-15T23:06:00Z"/>
          <w:rFonts w:eastAsiaTheme="minorHAnsi"/>
        </w:rPr>
        <w:pPrChange w:id="2043" w:author="Abhishek Deep Nigam" w:date="2015-11-15T23:06:00Z">
          <w:pPr>
            <w:pStyle w:val="Heading3"/>
          </w:pPr>
        </w:pPrChange>
      </w:pPr>
      <w:ins w:id="2044" w:author="Abhishek Deep Nigam" w:date="2015-11-15T23:06:00Z">
        <w:r>
          <w:rPr>
            <w:rFonts w:eastAsiaTheme="minorHAnsi"/>
          </w:rPr>
          <w:lastRenderedPageBreak/>
          <w:t>Individual Contributions</w:t>
        </w:r>
      </w:ins>
    </w:p>
    <w:p w14:paraId="6DF2ACAC" w14:textId="3C34ECE3" w:rsidR="002236FB" w:rsidRDefault="002236FB" w:rsidP="002236FB">
      <w:pPr>
        <w:pStyle w:val="Heading3"/>
        <w:rPr>
          <w:ins w:id="2045" w:author="Abhishek Deep Nigam" w:date="2015-11-15T23:06:00Z"/>
        </w:rPr>
        <w:pPrChange w:id="2046" w:author="Abhishek Deep Nigam" w:date="2015-11-15T23:06:00Z">
          <w:pPr>
            <w:pStyle w:val="Heading3"/>
          </w:pPr>
        </w:pPrChange>
      </w:pPr>
      <w:ins w:id="2047" w:author="Abhishek Deep Nigam" w:date="2015-11-15T23:06:00Z">
        <w:r>
          <w:t>Abhishek Nigam</w:t>
        </w:r>
      </w:ins>
    </w:p>
    <w:p w14:paraId="4A471F36" w14:textId="0D894E26" w:rsidR="002236FB" w:rsidRPr="002236FB" w:rsidRDefault="002236FB" w:rsidP="002236FB">
      <w:pPr>
        <w:rPr>
          <w:ins w:id="2048" w:author="Abhishek Deep Nigam" w:date="2015-11-15T23:06:00Z"/>
          <w:rPrChange w:id="2049" w:author="Abhishek Deep Nigam" w:date="2015-11-15T23:06:00Z">
            <w:rPr>
              <w:ins w:id="2050" w:author="Abhishek Deep Nigam" w:date="2015-11-15T23:06:00Z"/>
            </w:rPr>
          </w:rPrChange>
        </w:rPr>
        <w:pPrChange w:id="2051" w:author="Abhishek Deep Nigam" w:date="2015-11-15T23:06:00Z">
          <w:pPr>
            <w:pStyle w:val="Heading3"/>
          </w:pPr>
        </w:pPrChange>
      </w:pPr>
      <w:ins w:id="2052" w:author="Abhishek Deep Nigam" w:date="2015-11-15T23:06:00Z">
        <w:r>
          <w:t>I setup the infrastructure for part</w:t>
        </w:r>
      </w:ins>
      <w:ins w:id="2053" w:author="Abhishek Deep Nigam" w:date="2015-11-15T23:07:00Z">
        <w:r>
          <w:t xml:space="preserve"> </w:t>
        </w:r>
      </w:ins>
      <w:ins w:id="2054" w:author="Abhishek Deep Nigam" w:date="2015-11-15T23:06:00Z">
        <w:r>
          <w:t>1 and developed the training model for part</w:t>
        </w:r>
      </w:ins>
      <w:ins w:id="2055" w:author="Abhishek Deep Nigam" w:date="2015-11-15T23:07:00Z">
        <w:r>
          <w:t xml:space="preserve"> </w:t>
        </w:r>
      </w:ins>
      <w:ins w:id="2056" w:author="Abhishek Deep Nigam" w:date="2015-11-15T23:06:00Z">
        <w:r>
          <w:t>2</w:t>
        </w:r>
      </w:ins>
      <w:ins w:id="2057" w:author="Abhishek Deep Nigam" w:date="2015-11-15T23:07:00Z">
        <w:r>
          <w:t>. I generated the Top 20 Words list.</w:t>
        </w:r>
      </w:ins>
      <w:ins w:id="2058" w:author="Abhishek Deep Nigam" w:date="2015-11-15T23:08:00Z">
        <w:r>
          <w:t xml:space="preserve"> We worked on the rest together.</w:t>
        </w:r>
      </w:ins>
      <w:bookmarkStart w:id="2059" w:name="_GoBack"/>
      <w:bookmarkEnd w:id="2059"/>
    </w:p>
    <w:p w14:paraId="14AE52D0" w14:textId="07B6526F" w:rsidR="002236FB" w:rsidRDefault="002236FB" w:rsidP="002236FB">
      <w:pPr>
        <w:pStyle w:val="Heading3"/>
        <w:rPr>
          <w:ins w:id="2060" w:author="Abhishek Deep Nigam" w:date="2015-11-15T23:06:00Z"/>
        </w:rPr>
        <w:pPrChange w:id="2061" w:author="Abhishek Deep Nigam" w:date="2015-11-15T23:06:00Z">
          <w:pPr>
            <w:pStyle w:val="Heading3"/>
          </w:pPr>
        </w:pPrChange>
      </w:pPr>
      <w:ins w:id="2062" w:author="Abhishek Deep Nigam" w:date="2015-11-15T23:06:00Z">
        <w:r>
          <w:t>Jakub Klapacz</w:t>
        </w:r>
      </w:ins>
    </w:p>
    <w:p w14:paraId="294CF095" w14:textId="53C5E4BC" w:rsidR="002236FB" w:rsidRPr="002236FB" w:rsidRDefault="002236FB" w:rsidP="002236FB">
      <w:pPr>
        <w:rPr>
          <w:ins w:id="2063" w:author="Abhishek Deep Nigam" w:date="2015-10-25T17:01:00Z"/>
          <w:rPrChange w:id="2064" w:author="Abhishek Deep Nigam" w:date="2015-11-15T23:06:00Z">
            <w:rPr>
              <w:ins w:id="2065" w:author="Abhishek Deep Nigam" w:date="2015-10-25T17:01:00Z"/>
            </w:rPr>
          </w:rPrChange>
        </w:rPr>
        <w:pPrChange w:id="2066" w:author="Abhishek Deep Nigam" w:date="2015-11-15T23:06:00Z">
          <w:pPr>
            <w:pStyle w:val="Heading3"/>
          </w:pPr>
        </w:pPrChange>
      </w:pPr>
      <w:ins w:id="2067" w:author="Abhishek Deep Nigam" w:date="2015-11-15T23:07:00Z">
        <w:r>
          <w:t>I setup the infrastructure for part 2 and developed the training model for part 1. I generated the confusion matrices. We worked on the rest together.</w:t>
        </w:r>
      </w:ins>
    </w:p>
    <w:p w14:paraId="1089C77C" w14:textId="77777777" w:rsidR="00485923" w:rsidDel="00485923" w:rsidRDefault="00485923">
      <w:pPr>
        <w:pStyle w:val="ListBullet"/>
        <w:numPr>
          <w:ilvl w:val="0"/>
          <w:numId w:val="0"/>
        </w:numPr>
        <w:ind w:left="936" w:hanging="360"/>
        <w:rPr>
          <w:del w:id="2068" w:author="Abhishek Deep Nigam" w:date="2015-10-21T23:55:00Z"/>
        </w:rPr>
        <w:pPrChange w:id="2069" w:author="Abhishek Deep Nigam" w:date="2015-11-09T20:52:00Z">
          <w:pPr>
            <w:pStyle w:val="ListBullet"/>
          </w:pPr>
        </w:pPrChange>
      </w:pPr>
    </w:p>
    <w:p w14:paraId="2B925290" w14:textId="3D375C4B" w:rsidR="00E42218" w:rsidDel="00245841" w:rsidRDefault="00E42218">
      <w:pPr>
        <w:rPr>
          <w:del w:id="2070" w:author="Abhishek Deep Nigam" w:date="2015-10-21T23:55:00Z"/>
        </w:rPr>
        <w:pPrChange w:id="2071" w:author="Abhishek Deep Nigam" w:date="2015-10-26T01:03:00Z">
          <w:pPr>
            <w:pStyle w:val="ListBullet"/>
          </w:pPr>
        </w:pPrChange>
      </w:pPr>
    </w:p>
    <w:p w14:paraId="76EE292D" w14:textId="77777777" w:rsidR="00E42218" w:rsidRPr="00073577" w:rsidDel="00073577" w:rsidRDefault="00E42218">
      <w:pPr>
        <w:pStyle w:val="ListBullet"/>
        <w:numPr>
          <w:ilvl w:val="0"/>
          <w:numId w:val="0"/>
        </w:numPr>
        <w:ind w:left="936"/>
        <w:rPr>
          <w:del w:id="2072" w:author="Abhishek Deep Nigam" w:date="2015-10-21T23:55:00Z"/>
          <w:sz w:val="16"/>
          <w:szCs w:val="16"/>
          <w:rPrChange w:id="2073" w:author="Abhishek Deep Nigam" w:date="2015-10-26T01:01:00Z">
            <w:rPr>
              <w:del w:id="2074" w:author="Abhishek Deep Nigam" w:date="2015-10-21T23:55:00Z"/>
            </w:rPr>
          </w:rPrChange>
        </w:rPr>
        <w:pPrChange w:id="2075" w:author="Abhishek Deep Nigam" w:date="2015-10-21T23:55:00Z">
          <w:pPr>
            <w:pStyle w:val="ListBullet"/>
          </w:pPr>
        </w:pPrChange>
      </w:pPr>
    </w:p>
    <w:p w14:paraId="29AE9DC8" w14:textId="77777777" w:rsidR="00E42218" w:rsidDel="00485923" w:rsidRDefault="00E42218">
      <w:pPr>
        <w:ind w:left="936" w:hanging="360"/>
        <w:rPr>
          <w:del w:id="2076" w:author="Abhishek Deep Nigam" w:date="2015-10-21T23:55:00Z"/>
        </w:rPr>
        <w:pPrChange w:id="2077" w:author="Abhishek Deep Nigam" w:date="2015-10-26T01:02:00Z">
          <w:pPr/>
        </w:pPrChange>
      </w:pPr>
    </w:p>
    <w:p w14:paraId="2AE7D401" w14:textId="77777777" w:rsidR="00E42218" w:rsidRDefault="00E42218">
      <w:pPr>
        <w:pStyle w:val="ListBullet"/>
        <w:numPr>
          <w:ilvl w:val="0"/>
          <w:numId w:val="0"/>
        </w:numPr>
        <w:ind w:left="936"/>
        <w:pPrChange w:id="2078" w:author="Abhishek Deep Nigam" w:date="2015-10-21T23:55:00Z">
          <w:pPr>
            <w:pStyle w:val="ListBullet"/>
          </w:pPr>
        </w:pPrChange>
      </w:pPr>
    </w:p>
    <w:sectPr w:rsidR="00E42218" w:rsidSect="00781DF1">
      <w:type w:val="continuous"/>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89114" w14:textId="77777777" w:rsidR="00005E82" w:rsidRDefault="00005E82">
      <w:pPr>
        <w:spacing w:before="0" w:after="0" w:line="240" w:lineRule="auto"/>
      </w:pPr>
      <w:r>
        <w:separator/>
      </w:r>
    </w:p>
    <w:p w14:paraId="08127F11" w14:textId="77777777" w:rsidR="00005E82" w:rsidRDefault="00005E82"/>
  </w:endnote>
  <w:endnote w:type="continuationSeparator" w:id="0">
    <w:p w14:paraId="70ABE559" w14:textId="77777777" w:rsidR="00005E82" w:rsidRDefault="00005E82">
      <w:pPr>
        <w:spacing w:before="0" w:after="0" w:line="240" w:lineRule="auto"/>
      </w:pPr>
      <w:r>
        <w:continuationSeparator/>
      </w:r>
    </w:p>
    <w:p w14:paraId="0D8A7F12" w14:textId="77777777" w:rsidR="00005E82" w:rsidRDefault="00005E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6DFFC097" w14:textId="77777777" w:rsidR="003B1CD7" w:rsidRDefault="003B1CD7">
        <w:pPr>
          <w:pStyle w:val="Footer"/>
        </w:pPr>
        <w:r>
          <w:fldChar w:fldCharType="begin"/>
        </w:r>
        <w:r>
          <w:instrText xml:space="preserve"> PAGE   \* MERGEFORMAT </w:instrText>
        </w:r>
        <w:r>
          <w:fldChar w:fldCharType="separate"/>
        </w:r>
        <w:r w:rsidR="002236FB">
          <w:rPr>
            <w:noProof/>
          </w:rPr>
          <w:t>45</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FDFED" w14:textId="77777777" w:rsidR="003B1CD7" w:rsidRDefault="003B1CD7" w:rsidP="00073577">
    <w:pPr>
      <w:pStyle w:val="Footer"/>
      <w:framePr w:wrap="none" w:vAnchor="text" w:hAnchor="margin" w:y="1"/>
      <w:rPr>
        <w:ins w:id="152" w:author="Abhishek Deep Nigam" w:date="2015-10-21T23:53:00Z"/>
        <w:rStyle w:val="PageNumber"/>
      </w:rPr>
    </w:pPr>
    <w:ins w:id="153" w:author="Abhishek Deep Nigam" w:date="2015-10-21T23:53:00Z">
      <w:r>
        <w:rPr>
          <w:rStyle w:val="PageNumber"/>
        </w:rPr>
        <w:fldChar w:fldCharType="begin"/>
      </w:r>
      <w:r>
        <w:rPr>
          <w:rStyle w:val="PageNumber"/>
        </w:rPr>
        <w:instrText xml:space="preserve">PAGE  </w:instrText>
      </w:r>
    </w:ins>
    <w:r>
      <w:rPr>
        <w:rStyle w:val="PageNumber"/>
      </w:rPr>
      <w:fldChar w:fldCharType="separate"/>
    </w:r>
    <w:r w:rsidR="002236FB">
      <w:rPr>
        <w:rStyle w:val="PageNumber"/>
        <w:noProof/>
      </w:rPr>
      <w:t>34</w:t>
    </w:r>
    <w:ins w:id="154" w:author="Abhishek Deep Nigam" w:date="2015-10-21T23:53:00Z">
      <w:r>
        <w:rPr>
          <w:rStyle w:val="PageNumber"/>
        </w:rPr>
        <w:fldChar w:fldCharType="end"/>
      </w:r>
    </w:ins>
  </w:p>
  <w:p w14:paraId="092E4EF5" w14:textId="77777777" w:rsidR="003B1CD7" w:rsidRDefault="003B1CD7">
    <w:pPr>
      <w:pStyle w:val="Footer"/>
      <w:ind w:firstLine="360"/>
      <w:jc w:val="center"/>
      <w:pPrChange w:id="155" w:author="Abhishek Deep Nigam" w:date="2015-10-21T23:53:00Z">
        <w:pPr>
          <w:pStyle w:val="Footer"/>
        </w:pPr>
      </w:pPrChange>
    </w:pPr>
    <w:ins w:id="156" w:author="Abhishek Deep Nigam" w:date="2015-10-21T23:53:00Z">
      <w:r>
        <w:t>University of Illinois at Urbana-Champaign</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1E028" w14:textId="77777777" w:rsidR="00005E82" w:rsidRDefault="00005E82">
      <w:pPr>
        <w:spacing w:before="0" w:after="0" w:line="240" w:lineRule="auto"/>
      </w:pPr>
      <w:r>
        <w:separator/>
      </w:r>
    </w:p>
    <w:p w14:paraId="22B145C9" w14:textId="77777777" w:rsidR="00005E82" w:rsidRDefault="00005E82"/>
  </w:footnote>
  <w:footnote w:type="continuationSeparator" w:id="0">
    <w:p w14:paraId="6EB4FCE4" w14:textId="77777777" w:rsidR="00005E82" w:rsidRDefault="00005E82">
      <w:pPr>
        <w:spacing w:before="0" w:after="0" w:line="240" w:lineRule="auto"/>
      </w:pPr>
      <w:r>
        <w:continuationSeparator/>
      </w:r>
    </w:p>
    <w:p w14:paraId="3056A1C1" w14:textId="77777777" w:rsidR="00005E82" w:rsidRDefault="00005E8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94ED" w14:textId="77777777" w:rsidR="003B1CD7" w:rsidRDefault="003B1CD7" w:rsidP="00EF08E5">
    <w:pPr>
      <w:pStyle w:val="Header"/>
      <w:jc w:val="right"/>
      <w:rPr>
        <w:ins w:id="147" w:author="Abhishek Deep Nigam" w:date="2015-10-26T02:29:00Z"/>
      </w:rPr>
    </w:pPr>
    <w:ins w:id="148" w:author="Abhishek Deep Nigam" w:date="2015-10-26T02:29:00Z">
      <w:r>
        <w:t>Jakub Klapacz – jklapac2 (3 units)</w:t>
      </w:r>
    </w:ins>
  </w:p>
  <w:p w14:paraId="7AC524A1" w14:textId="77777777" w:rsidR="003B1CD7" w:rsidRDefault="003B1CD7" w:rsidP="00EF08E5">
    <w:pPr>
      <w:pStyle w:val="Header"/>
      <w:jc w:val="right"/>
      <w:rPr>
        <w:ins w:id="149" w:author="Abhishek Deep Nigam" w:date="2015-10-26T02:29:00Z"/>
      </w:rPr>
    </w:pPr>
    <w:ins w:id="150" w:author="Abhishek Deep Nigam" w:date="2015-10-26T02:29:00Z">
      <w:r>
        <w:t>Abhishek Nigam – adnigam2 (3 units)</w:t>
      </w:r>
    </w:ins>
  </w:p>
  <w:p w14:paraId="0CD06D03" w14:textId="77777777" w:rsidR="003B1CD7" w:rsidRDefault="003B1CD7">
    <w:pPr>
      <w:pStyle w:val="Header"/>
      <w:jc w:val="right"/>
      <w:pPrChange w:id="151" w:author="Abhishek Deep Nigam" w:date="2015-10-26T02:29: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747A" w14:textId="77777777" w:rsidR="003B1CD7" w:rsidRDefault="003B1CD7" w:rsidP="00485923">
    <w:pPr>
      <w:pStyle w:val="Header"/>
      <w:jc w:val="right"/>
    </w:pPr>
    <w:r>
      <w:t>Jakub Klapacz – jklapac2 (3 units)</w:t>
    </w:r>
  </w:p>
  <w:p w14:paraId="1A7E44E3" w14:textId="77777777" w:rsidR="003B1CD7" w:rsidRDefault="003B1CD7" w:rsidP="00485923">
    <w:pPr>
      <w:pStyle w:val="Header"/>
      <w:jc w:val="right"/>
    </w:pPr>
    <w:r>
      <w:t>Abhishek Nigam – adnigam2 (3 units)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728DE"/>
    <w:multiLevelType w:val="hybridMultilevel"/>
    <w:tmpl w:val="F968A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A17BD"/>
    <w:multiLevelType w:val="multilevel"/>
    <w:tmpl w:val="C916D3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282EDB"/>
    <w:multiLevelType w:val="hybridMultilevel"/>
    <w:tmpl w:val="A8DED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7E28C5"/>
    <w:multiLevelType w:val="hybridMultilevel"/>
    <w:tmpl w:val="A65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816F3"/>
    <w:multiLevelType w:val="hybridMultilevel"/>
    <w:tmpl w:val="1FC4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2"/>
  </w:num>
  <w:num w:numId="8">
    <w:abstractNumId w:val="11"/>
  </w:num>
  <w:num w:numId="9">
    <w:abstractNumId w:val="8"/>
  </w:num>
  <w:num w:numId="10">
    <w:abstractNumId w:val="9"/>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attachedTemplate r:id="rId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23"/>
    <w:rsid w:val="000003D9"/>
    <w:rsid w:val="00000772"/>
    <w:rsid w:val="00005E82"/>
    <w:rsid w:val="00011494"/>
    <w:rsid w:val="00027853"/>
    <w:rsid w:val="00073577"/>
    <w:rsid w:val="0008240E"/>
    <w:rsid w:val="000951CF"/>
    <w:rsid w:val="0009751E"/>
    <w:rsid w:val="000F2EB4"/>
    <w:rsid w:val="001B50EC"/>
    <w:rsid w:val="001B77BB"/>
    <w:rsid w:val="001E6F3B"/>
    <w:rsid w:val="001F07A3"/>
    <w:rsid w:val="002126C9"/>
    <w:rsid w:val="00214B08"/>
    <w:rsid w:val="002157E8"/>
    <w:rsid w:val="002236FB"/>
    <w:rsid w:val="00224D20"/>
    <w:rsid w:val="002365AA"/>
    <w:rsid w:val="0024028C"/>
    <w:rsid w:val="00245841"/>
    <w:rsid w:val="00256704"/>
    <w:rsid w:val="0027599D"/>
    <w:rsid w:val="00284268"/>
    <w:rsid w:val="002B29A4"/>
    <w:rsid w:val="003006A3"/>
    <w:rsid w:val="00311469"/>
    <w:rsid w:val="00366EC0"/>
    <w:rsid w:val="00381CC6"/>
    <w:rsid w:val="003B1CD7"/>
    <w:rsid w:val="003C266B"/>
    <w:rsid w:val="003C58CF"/>
    <w:rsid w:val="003D00DF"/>
    <w:rsid w:val="003F13B4"/>
    <w:rsid w:val="003F69D7"/>
    <w:rsid w:val="0040270A"/>
    <w:rsid w:val="00424168"/>
    <w:rsid w:val="00436B32"/>
    <w:rsid w:val="004726C7"/>
    <w:rsid w:val="00482C1A"/>
    <w:rsid w:val="00484C9B"/>
    <w:rsid w:val="00485923"/>
    <w:rsid w:val="00495CCF"/>
    <w:rsid w:val="00497FD6"/>
    <w:rsid w:val="004F2B79"/>
    <w:rsid w:val="00502543"/>
    <w:rsid w:val="00692ACE"/>
    <w:rsid w:val="006B5DE2"/>
    <w:rsid w:val="006F623E"/>
    <w:rsid w:val="0077482D"/>
    <w:rsid w:val="00780DF2"/>
    <w:rsid w:val="00781DF1"/>
    <w:rsid w:val="007B45A7"/>
    <w:rsid w:val="007B6442"/>
    <w:rsid w:val="0080178E"/>
    <w:rsid w:val="008124E8"/>
    <w:rsid w:val="00865C97"/>
    <w:rsid w:val="0091050C"/>
    <w:rsid w:val="00915DDE"/>
    <w:rsid w:val="00924792"/>
    <w:rsid w:val="00950BC5"/>
    <w:rsid w:val="00963F06"/>
    <w:rsid w:val="00963F27"/>
    <w:rsid w:val="009C533D"/>
    <w:rsid w:val="009D4796"/>
    <w:rsid w:val="009F02F4"/>
    <w:rsid w:val="00AB59E4"/>
    <w:rsid w:val="00AD748D"/>
    <w:rsid w:val="00B10FC5"/>
    <w:rsid w:val="00B43022"/>
    <w:rsid w:val="00B52F26"/>
    <w:rsid w:val="00B729CC"/>
    <w:rsid w:val="00BA4BF1"/>
    <w:rsid w:val="00BB39DE"/>
    <w:rsid w:val="00BD1BF8"/>
    <w:rsid w:val="00C112DA"/>
    <w:rsid w:val="00C44AA9"/>
    <w:rsid w:val="00C90F30"/>
    <w:rsid w:val="00CE1496"/>
    <w:rsid w:val="00CE5145"/>
    <w:rsid w:val="00CE5CA2"/>
    <w:rsid w:val="00CE7679"/>
    <w:rsid w:val="00D42613"/>
    <w:rsid w:val="00D62CBE"/>
    <w:rsid w:val="00D64DD9"/>
    <w:rsid w:val="00DC3C97"/>
    <w:rsid w:val="00DF7577"/>
    <w:rsid w:val="00E2343C"/>
    <w:rsid w:val="00E30F67"/>
    <w:rsid w:val="00E42218"/>
    <w:rsid w:val="00E62268"/>
    <w:rsid w:val="00E941ED"/>
    <w:rsid w:val="00E96446"/>
    <w:rsid w:val="00EB5547"/>
    <w:rsid w:val="00EC266E"/>
    <w:rsid w:val="00EF08E5"/>
    <w:rsid w:val="00F07462"/>
    <w:rsid w:val="00F13A2A"/>
    <w:rsid w:val="00F23A12"/>
    <w:rsid w:val="00F25C3F"/>
    <w:rsid w:val="00F607C1"/>
    <w:rsid w:val="00F611DF"/>
    <w:rsid w:val="00F75489"/>
    <w:rsid w:val="00F928E5"/>
    <w:rsid w:val="00F95647"/>
    <w:rsid w:val="00F95F35"/>
    <w:rsid w:val="00FA72E3"/>
    <w:rsid w:val="00FB6456"/>
    <w:rsid w:val="00FC45A6"/>
    <w:rsid w:val="00FF5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81A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11494"/>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073577"/>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485923"/>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923"/>
    <w:rPr>
      <w:rFonts w:ascii="Times New Roman" w:hAnsi="Times New Roman" w:cs="Times New Roman"/>
      <w:sz w:val="18"/>
      <w:szCs w:val="18"/>
    </w:rPr>
  </w:style>
  <w:style w:type="character" w:styleId="PageNumber">
    <w:name w:val="page number"/>
    <w:basedOn w:val="DefaultParagraphFont"/>
    <w:uiPriority w:val="99"/>
    <w:semiHidden/>
    <w:unhideWhenUsed/>
    <w:rsid w:val="00485923"/>
  </w:style>
  <w:style w:type="paragraph" w:styleId="ListParagraph">
    <w:name w:val="List Paragraph"/>
    <w:basedOn w:val="Normal"/>
    <w:uiPriority w:val="34"/>
    <w:unhideWhenUsed/>
    <w:qFormat/>
    <w:rsid w:val="00485923"/>
    <w:pPr>
      <w:ind w:left="720"/>
      <w:contextualSpacing/>
    </w:pPr>
  </w:style>
  <w:style w:type="character" w:customStyle="1" w:styleId="Heading4Char">
    <w:name w:val="Heading 4 Char"/>
    <w:basedOn w:val="DefaultParagraphFont"/>
    <w:link w:val="Heading4"/>
    <w:uiPriority w:val="9"/>
    <w:rsid w:val="00011494"/>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073577"/>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589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9.jp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33.png"/><Relationship Id="rId41" Type="http://schemas.openxmlformats.org/officeDocument/2006/relationships/image" Target="media/image34.jp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header" Target="header2.xml"/><Relationship Id="rId45" Type="http://schemas.openxmlformats.org/officeDocument/2006/relationships/footer" Target="footer2.xml"/><Relationship Id="rId46" Type="http://schemas.openxmlformats.org/officeDocument/2006/relationships/image" Target="media/image35.jpg"/><Relationship Id="rId47" Type="http://schemas.openxmlformats.org/officeDocument/2006/relationships/image" Target="media/image36.jpg"/><Relationship Id="rId48" Type="http://schemas.openxmlformats.org/officeDocument/2006/relationships/image" Target="media/image37.jpg"/><Relationship Id="rId49" Type="http://schemas.openxmlformats.org/officeDocument/2006/relationships/image" Target="media/image3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dn5327/Library/Containers/com.microsoft.Word/Data/Library/Caches/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8B363-6DBC-BB4D-9CD3-6CF1EC913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3</TotalTime>
  <Pages>45</Pages>
  <Words>1400</Words>
  <Characters>7985</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Deep Nigam</dc:creator>
  <cp:keywords/>
  <dc:description/>
  <cp:lastModifiedBy>Abhishek Deep Nigam</cp:lastModifiedBy>
  <cp:revision>3</cp:revision>
  <cp:lastPrinted>2015-11-16T05:04:00Z</cp:lastPrinted>
  <dcterms:created xsi:type="dcterms:W3CDTF">2015-11-16T05:04:00Z</dcterms:created>
  <dcterms:modified xsi:type="dcterms:W3CDTF">2015-11-16T05:08:00Z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